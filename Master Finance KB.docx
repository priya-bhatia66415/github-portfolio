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37D70" w14:textId="6CBC3168" w:rsidR="002A2FAD" w:rsidRPr="0085426F" w:rsidRDefault="0023552A" w:rsidP="00523CDC">
      <w:pPr>
        <w:pStyle w:val="DeedHeading"/>
        <w:ind w:left="-284"/>
        <w:rPr>
          <w:rFonts w:ascii="Arial" w:hAnsi="Arial" w:cs="Arial"/>
        </w:rPr>
      </w:pPr>
      <w:r>
        <w:rPr>
          <w:rFonts w:ascii="Arial" w:hAnsi="Arial" w:cs="Arial"/>
        </w:rPr>
        <w:t>Master Finance KB</w:t>
      </w:r>
    </w:p>
    <w:p w14:paraId="1795FB60" w14:textId="73A909D7" w:rsidR="00342D3D" w:rsidRPr="003261B0" w:rsidRDefault="00342D3D" w:rsidP="00CD6CE4">
      <w:pPr>
        <w:pStyle w:val="DeedSubHeading"/>
        <w:tabs>
          <w:tab w:val="left" w:pos="6060"/>
        </w:tabs>
        <w:rPr>
          <w:rFonts w:cs="Arial"/>
          <w:sz w:val="20"/>
          <w:szCs w:val="20"/>
        </w:rPr>
      </w:pPr>
    </w:p>
    <w:p w14:paraId="1795FB61" w14:textId="77777777" w:rsidR="00342D3D" w:rsidRPr="003261B0" w:rsidRDefault="00342D3D">
      <w:pPr>
        <w:spacing w:line="260" w:lineRule="atLeast"/>
        <w:rPr>
          <w:rFonts w:cs="Arial"/>
        </w:rPr>
      </w:pPr>
    </w:p>
    <w:p w14:paraId="1795FB62" w14:textId="77777777" w:rsidR="00342D3D" w:rsidRPr="003261B0" w:rsidRDefault="00342D3D">
      <w:pPr>
        <w:spacing w:line="260" w:lineRule="atLeast"/>
        <w:rPr>
          <w:rFonts w:cs="Arial"/>
        </w:rPr>
      </w:pPr>
    </w:p>
    <w:p w14:paraId="1795FB63" w14:textId="12AB1DB2" w:rsidR="00342D3D" w:rsidRPr="003261B0" w:rsidRDefault="00B51EB4" w:rsidP="00B51EB4">
      <w:pPr>
        <w:tabs>
          <w:tab w:val="left" w:pos="6750"/>
        </w:tabs>
        <w:spacing w:line="260" w:lineRule="atLeast"/>
        <w:rPr>
          <w:rFonts w:cs="Arial"/>
        </w:rPr>
      </w:pPr>
      <w:bookmarkStart w:id="0" w:name="txtParty"/>
      <w:bookmarkEnd w:id="0"/>
      <w:r>
        <w:rPr>
          <w:rFonts w:cs="Arial"/>
        </w:rPr>
        <w:tab/>
      </w:r>
    </w:p>
    <w:p w14:paraId="5DDE721F" w14:textId="1A1AB7A9" w:rsidR="006F52CE" w:rsidRDefault="00AC535A">
      <w:pPr>
        <w:spacing w:before="240" w:line="260" w:lineRule="atLeast"/>
        <w:rPr>
          <w:rFonts w:cs="Arial"/>
          <w:b/>
          <w:sz w:val="24"/>
        </w:rPr>
      </w:pPr>
      <w:bookmarkStart w:id="1" w:name="txtDraft"/>
      <w:bookmarkEnd w:id="1"/>
      <w:r>
        <w:rPr>
          <w:rFonts w:cs="Arial"/>
          <w:b/>
          <w:sz w:val="24"/>
        </w:rPr>
        <w:t xml:space="preserve">Document Status: </w:t>
      </w:r>
      <w:r w:rsidR="0023552A" w:rsidRPr="0023552A">
        <w:rPr>
          <w:rFonts w:cs="Arial"/>
          <w:bCs/>
          <w:sz w:val="24"/>
        </w:rPr>
        <w:t>Revised</w:t>
      </w:r>
      <w:r w:rsidR="0023552A">
        <w:rPr>
          <w:rFonts w:cs="Arial"/>
          <w:b/>
          <w:sz w:val="24"/>
        </w:rPr>
        <w:t xml:space="preserve"> </w:t>
      </w:r>
      <w:r w:rsidR="006132B5">
        <w:rPr>
          <w:rFonts w:cs="Arial"/>
          <w:bCs/>
          <w:sz w:val="24"/>
        </w:rPr>
        <w:t>F</w:t>
      </w:r>
      <w:r w:rsidR="00B42205">
        <w:rPr>
          <w:rFonts w:cs="Arial"/>
          <w:bCs/>
          <w:sz w:val="24"/>
        </w:rPr>
        <w:t xml:space="preserve">inal </w:t>
      </w:r>
      <w:r w:rsidR="00F20947" w:rsidRPr="00AC535A">
        <w:rPr>
          <w:rFonts w:cs="Arial"/>
          <w:bCs/>
          <w:sz w:val="24"/>
        </w:rPr>
        <w:t>Draft</w:t>
      </w:r>
    </w:p>
    <w:p w14:paraId="5FB94CA1" w14:textId="5400E702" w:rsidR="00110C19" w:rsidRDefault="00B32B16">
      <w:pPr>
        <w:spacing w:before="240" w:line="260" w:lineRule="atLeast"/>
        <w:rPr>
          <w:rFonts w:cs="Arial"/>
          <w:bCs/>
          <w:sz w:val="24"/>
        </w:rPr>
      </w:pPr>
      <w:r>
        <w:rPr>
          <w:rFonts w:cs="Arial"/>
          <w:b/>
          <w:sz w:val="24"/>
        </w:rPr>
        <w:t>Created On</w:t>
      </w:r>
      <w:r w:rsidR="0096647E" w:rsidRPr="006F52CE">
        <w:rPr>
          <w:rFonts w:cs="Arial"/>
          <w:b/>
          <w:sz w:val="24"/>
        </w:rPr>
        <w:t>:</w:t>
      </w:r>
      <w:r w:rsidR="00F5252F">
        <w:rPr>
          <w:rFonts w:cs="Arial"/>
          <w:bCs/>
          <w:sz w:val="24"/>
        </w:rPr>
        <w:t xml:space="preserve"> </w:t>
      </w:r>
      <w:r w:rsidR="000C2AA8">
        <w:rPr>
          <w:rFonts w:cs="Arial"/>
          <w:bCs/>
          <w:sz w:val="24"/>
        </w:rPr>
        <w:t>November</w:t>
      </w:r>
      <w:r w:rsidR="00EF60E1">
        <w:rPr>
          <w:rFonts w:cs="Arial"/>
          <w:bCs/>
          <w:sz w:val="24"/>
        </w:rPr>
        <w:t xml:space="preserve"> </w:t>
      </w:r>
      <w:r w:rsidR="000C2AA8">
        <w:rPr>
          <w:rFonts w:cs="Arial"/>
          <w:bCs/>
          <w:sz w:val="24"/>
        </w:rPr>
        <w:t>25</w:t>
      </w:r>
      <w:r w:rsidR="006132B5">
        <w:rPr>
          <w:rFonts w:cs="Arial"/>
          <w:bCs/>
          <w:sz w:val="24"/>
        </w:rPr>
        <w:t>, 202</w:t>
      </w:r>
      <w:r w:rsidR="000C2AA8">
        <w:rPr>
          <w:rFonts w:cs="Arial"/>
          <w:bCs/>
          <w:sz w:val="24"/>
        </w:rPr>
        <w:t>0</w:t>
      </w:r>
    </w:p>
    <w:p w14:paraId="1795FB64" w14:textId="782C53E7" w:rsidR="00342D3D" w:rsidRPr="006F52CE" w:rsidRDefault="00110C19">
      <w:pPr>
        <w:spacing w:before="240" w:line="260" w:lineRule="atLeast"/>
        <w:rPr>
          <w:rFonts w:cs="Arial"/>
          <w:bCs/>
          <w:sz w:val="24"/>
        </w:rPr>
      </w:pPr>
      <w:r>
        <w:rPr>
          <w:rFonts w:cs="Arial"/>
          <w:b/>
          <w:sz w:val="24"/>
        </w:rPr>
        <w:t>Last Updated:</w:t>
      </w:r>
      <w:r w:rsidR="004F71A5">
        <w:rPr>
          <w:rFonts w:cs="Arial"/>
          <w:bCs/>
          <w:sz w:val="24"/>
        </w:rPr>
        <w:t xml:space="preserve"> </w:t>
      </w:r>
      <w:r w:rsidR="008E3099">
        <w:rPr>
          <w:rFonts w:cs="Arial"/>
          <w:bCs/>
          <w:sz w:val="24"/>
        </w:rPr>
        <w:t>November 04</w:t>
      </w:r>
      <w:r w:rsidR="00700DC6" w:rsidRPr="00700DC6">
        <w:rPr>
          <w:rFonts w:cs="Arial"/>
          <w:bCs/>
          <w:sz w:val="24"/>
        </w:rPr>
        <w:t>, 202</w:t>
      </w:r>
      <w:r w:rsidR="00F57F08">
        <w:rPr>
          <w:rFonts w:cs="Arial"/>
          <w:bCs/>
          <w:sz w:val="24"/>
        </w:rPr>
        <w:t>5</w:t>
      </w:r>
    </w:p>
    <w:p w14:paraId="1795FB67" w14:textId="6F799F33" w:rsidR="00342D3D" w:rsidRPr="002A2FAD" w:rsidRDefault="0096647E" w:rsidP="00F57F08">
      <w:pPr>
        <w:spacing w:before="240" w:line="260" w:lineRule="atLeast"/>
        <w:rPr>
          <w:rFonts w:cs="Arial"/>
          <w:bCs/>
        </w:rPr>
        <w:sectPr w:rsidR="00342D3D" w:rsidRPr="002A2FAD" w:rsidSect="0060356C">
          <w:footerReference w:type="default" r:id="rId11"/>
          <w:headerReference w:type="first" r:id="rId12"/>
          <w:footerReference w:type="first" r:id="rId13"/>
          <w:pgSz w:w="11907" w:h="16840" w:code="9"/>
          <w:pgMar w:top="5216" w:right="1021" w:bottom="851" w:left="2835" w:header="851" w:footer="567" w:gutter="0"/>
          <w:cols w:space="708"/>
          <w:titlePg/>
          <w:docGrid w:linePitch="360"/>
        </w:sectPr>
      </w:pPr>
      <w:bookmarkStart w:id="2" w:name="txtDate"/>
      <w:bookmarkEnd w:id="2"/>
      <w:r>
        <w:rPr>
          <w:rFonts w:cs="Arial"/>
          <w:b/>
          <w:sz w:val="24"/>
        </w:rPr>
        <w:t xml:space="preserve">Contact: </w:t>
      </w:r>
      <w:r w:rsidR="007B56FB">
        <w:rPr>
          <w:rFonts w:cs="Arial"/>
          <w:bCs/>
          <w:sz w:val="24"/>
        </w:rPr>
        <w:t>ITG Technical Writers</w:t>
      </w:r>
      <w:r w:rsidR="00654AAC">
        <w:rPr>
          <w:rFonts w:cs="Arial"/>
          <w:bCs/>
          <w:sz w:val="24"/>
        </w:rPr>
        <w:t>,</w:t>
      </w:r>
      <w:r w:rsidR="00636957">
        <w:rPr>
          <w:rFonts w:cs="Arial"/>
          <w:bCs/>
          <w:sz w:val="24"/>
        </w:rPr>
        <w:t xml:space="preserve"> </w:t>
      </w:r>
      <w:r w:rsidR="00F57F08">
        <w:rPr>
          <w:rFonts w:cs="Arial"/>
          <w:bCs/>
          <w:sz w:val="24"/>
        </w:rPr>
        <w:t>IT Service Desk Team, Infrastructure EUC Team,</w:t>
      </w:r>
      <w:r w:rsidR="00636957">
        <w:rPr>
          <w:rFonts w:cs="Arial"/>
          <w:bCs/>
          <w:sz w:val="24"/>
        </w:rPr>
        <w:t xml:space="preserve"> Richard Cheng</w:t>
      </w:r>
    </w:p>
    <w:p w14:paraId="1795FB68" w14:textId="1ADF1EAE" w:rsidR="00431720" w:rsidRPr="003261B0" w:rsidRDefault="00431720" w:rsidP="00431720">
      <w:pPr>
        <w:pStyle w:val="DeedTOC"/>
        <w:ind w:firstLine="0"/>
        <w:rPr>
          <w:rFonts w:cs="Arial"/>
        </w:rPr>
      </w:pPr>
    </w:p>
    <w:sdt>
      <w:sdtPr>
        <w:rPr>
          <w:rFonts w:ascii="Arial" w:eastAsia="Times New Roman" w:hAnsi="Arial" w:cs="Times New Roman"/>
          <w:color w:val="auto"/>
          <w:sz w:val="20"/>
          <w:szCs w:val="20"/>
          <w:lang w:val="en-AU"/>
        </w:rPr>
        <w:id w:val="-465591867"/>
        <w:docPartObj>
          <w:docPartGallery w:val="Table of Contents"/>
          <w:docPartUnique/>
        </w:docPartObj>
      </w:sdtPr>
      <w:sdtEndPr>
        <w:rPr>
          <w:b/>
          <w:bCs/>
          <w:noProof/>
        </w:rPr>
      </w:sdtEndPr>
      <w:sdtContent>
        <w:p w14:paraId="2D3E3850" w14:textId="5C7291A0" w:rsidR="00431720" w:rsidRDefault="0096647E">
          <w:pPr>
            <w:pStyle w:val="TOCHeading"/>
          </w:pPr>
          <w:r>
            <w:t>Contents</w:t>
          </w:r>
        </w:p>
        <w:p w14:paraId="17AE2A23" w14:textId="3D5853F5" w:rsidR="008E3099" w:rsidRDefault="0096647E">
          <w:pPr>
            <w:pStyle w:val="TOC1"/>
            <w:tabs>
              <w:tab w:val="left" w:pos="1701"/>
            </w:tabs>
            <w:rPr>
              <w:rFonts w:asciiTheme="minorHAnsi" w:eastAsiaTheme="minorEastAsia" w:hAnsiTheme="minorHAnsi" w:cstheme="minorBidi"/>
              <w:noProof/>
              <w:kern w:val="2"/>
              <w:sz w:val="24"/>
              <w:szCs w:val="24"/>
              <w:lang w:eastAsia="en-AU"/>
              <w14:ligatures w14:val="standardContextual"/>
            </w:rPr>
          </w:pPr>
          <w:r>
            <w:fldChar w:fldCharType="begin"/>
          </w:r>
          <w:r>
            <w:instrText xml:space="preserve"> TOC \o "1-3" \h \z \u </w:instrText>
          </w:r>
          <w:r>
            <w:fldChar w:fldCharType="separate"/>
          </w:r>
          <w:hyperlink w:anchor="_Toc213161688" w:history="1">
            <w:r w:rsidR="008E3099" w:rsidRPr="00EC1C7F">
              <w:rPr>
                <w:rStyle w:val="Hyperlink"/>
                <w:noProof/>
              </w:rPr>
              <w:t>1</w:t>
            </w:r>
            <w:r w:rsidR="008E3099">
              <w:rPr>
                <w:rFonts w:asciiTheme="minorHAnsi" w:eastAsiaTheme="minorEastAsia" w:hAnsiTheme="minorHAnsi" w:cstheme="minorBidi"/>
                <w:noProof/>
                <w:kern w:val="2"/>
                <w:sz w:val="24"/>
                <w:szCs w:val="24"/>
                <w:lang w:eastAsia="en-AU"/>
                <w14:ligatures w14:val="standardContextual"/>
              </w:rPr>
              <w:tab/>
            </w:r>
            <w:r w:rsidR="008E3099" w:rsidRPr="00EC1C7F">
              <w:rPr>
                <w:rStyle w:val="Hyperlink"/>
                <w:noProof/>
              </w:rPr>
              <w:t>Purpose</w:t>
            </w:r>
            <w:r w:rsidR="008E3099">
              <w:rPr>
                <w:noProof/>
                <w:webHidden/>
              </w:rPr>
              <w:tab/>
            </w:r>
            <w:r w:rsidR="008E3099">
              <w:rPr>
                <w:noProof/>
                <w:webHidden/>
              </w:rPr>
              <w:fldChar w:fldCharType="begin"/>
            </w:r>
            <w:r w:rsidR="008E3099">
              <w:rPr>
                <w:noProof/>
                <w:webHidden/>
              </w:rPr>
              <w:instrText xml:space="preserve"> PAGEREF _Toc213161688 \h </w:instrText>
            </w:r>
            <w:r w:rsidR="008E3099">
              <w:rPr>
                <w:noProof/>
                <w:webHidden/>
              </w:rPr>
            </w:r>
            <w:r w:rsidR="008E3099">
              <w:rPr>
                <w:noProof/>
                <w:webHidden/>
              </w:rPr>
              <w:fldChar w:fldCharType="separate"/>
            </w:r>
            <w:r w:rsidR="008E3099">
              <w:rPr>
                <w:noProof/>
                <w:webHidden/>
              </w:rPr>
              <w:t>3</w:t>
            </w:r>
            <w:r w:rsidR="008E3099">
              <w:rPr>
                <w:noProof/>
                <w:webHidden/>
              </w:rPr>
              <w:fldChar w:fldCharType="end"/>
            </w:r>
          </w:hyperlink>
        </w:p>
        <w:p w14:paraId="0F934581" w14:textId="608F1EA0" w:rsidR="008E3099" w:rsidRDefault="008E3099">
          <w:pPr>
            <w:pStyle w:val="TOC1"/>
            <w:tabs>
              <w:tab w:val="left" w:pos="1701"/>
            </w:tabs>
            <w:rPr>
              <w:rFonts w:asciiTheme="minorHAnsi" w:eastAsiaTheme="minorEastAsia" w:hAnsiTheme="minorHAnsi" w:cstheme="minorBidi"/>
              <w:noProof/>
              <w:kern w:val="2"/>
              <w:sz w:val="24"/>
              <w:szCs w:val="24"/>
              <w:lang w:eastAsia="en-AU"/>
              <w14:ligatures w14:val="standardContextual"/>
            </w:rPr>
          </w:pPr>
          <w:hyperlink w:anchor="_Toc213161689" w:history="1">
            <w:r w:rsidRPr="00EC1C7F">
              <w:rPr>
                <w:rStyle w:val="Hyperlink"/>
                <w:rFonts w:cs="Arial"/>
                <w:noProof/>
              </w:rPr>
              <w:t>2</w:t>
            </w:r>
            <w:r>
              <w:rPr>
                <w:rFonts w:asciiTheme="minorHAnsi" w:eastAsiaTheme="minorEastAsia" w:hAnsiTheme="minorHAnsi" w:cstheme="minorBidi"/>
                <w:noProof/>
                <w:kern w:val="2"/>
                <w:sz w:val="24"/>
                <w:szCs w:val="24"/>
                <w:lang w:eastAsia="en-AU"/>
                <w14:ligatures w14:val="standardContextual"/>
              </w:rPr>
              <w:tab/>
            </w:r>
            <w:r w:rsidRPr="00EC1C7F">
              <w:rPr>
                <w:rStyle w:val="Hyperlink"/>
                <w:noProof/>
              </w:rPr>
              <w:t>Scope</w:t>
            </w:r>
            <w:r>
              <w:rPr>
                <w:noProof/>
                <w:webHidden/>
              </w:rPr>
              <w:tab/>
            </w:r>
            <w:r>
              <w:rPr>
                <w:noProof/>
                <w:webHidden/>
              </w:rPr>
              <w:fldChar w:fldCharType="begin"/>
            </w:r>
            <w:r>
              <w:rPr>
                <w:noProof/>
                <w:webHidden/>
              </w:rPr>
              <w:instrText xml:space="preserve"> PAGEREF _Toc213161689 \h </w:instrText>
            </w:r>
            <w:r>
              <w:rPr>
                <w:noProof/>
                <w:webHidden/>
              </w:rPr>
            </w:r>
            <w:r>
              <w:rPr>
                <w:noProof/>
                <w:webHidden/>
              </w:rPr>
              <w:fldChar w:fldCharType="separate"/>
            </w:r>
            <w:r>
              <w:rPr>
                <w:noProof/>
                <w:webHidden/>
              </w:rPr>
              <w:t>3</w:t>
            </w:r>
            <w:r>
              <w:rPr>
                <w:noProof/>
                <w:webHidden/>
              </w:rPr>
              <w:fldChar w:fldCharType="end"/>
            </w:r>
          </w:hyperlink>
        </w:p>
        <w:p w14:paraId="1FDE0F9A" w14:textId="1517A1D3" w:rsidR="008E3099" w:rsidRDefault="008E3099">
          <w:pPr>
            <w:pStyle w:val="TOC1"/>
            <w:tabs>
              <w:tab w:val="left" w:pos="1701"/>
            </w:tabs>
            <w:rPr>
              <w:rFonts w:asciiTheme="minorHAnsi" w:eastAsiaTheme="minorEastAsia" w:hAnsiTheme="minorHAnsi" w:cstheme="minorBidi"/>
              <w:noProof/>
              <w:kern w:val="2"/>
              <w:sz w:val="24"/>
              <w:szCs w:val="24"/>
              <w:lang w:eastAsia="en-AU"/>
              <w14:ligatures w14:val="standardContextual"/>
            </w:rPr>
          </w:pPr>
          <w:hyperlink w:anchor="_Toc213161690" w:history="1">
            <w:r w:rsidRPr="00EC1C7F">
              <w:rPr>
                <w:rStyle w:val="Hyperlink"/>
                <w:rFonts w:cs="Arial"/>
                <w:noProof/>
              </w:rPr>
              <w:t>3</w:t>
            </w:r>
            <w:r>
              <w:rPr>
                <w:rFonts w:asciiTheme="minorHAnsi" w:eastAsiaTheme="minorEastAsia" w:hAnsiTheme="minorHAnsi" w:cstheme="minorBidi"/>
                <w:noProof/>
                <w:kern w:val="2"/>
                <w:sz w:val="24"/>
                <w:szCs w:val="24"/>
                <w:lang w:eastAsia="en-AU"/>
                <w14:ligatures w14:val="standardContextual"/>
              </w:rPr>
              <w:tab/>
            </w:r>
            <w:r w:rsidRPr="00EC1C7F">
              <w:rPr>
                <w:rStyle w:val="Hyperlink"/>
                <w:noProof/>
              </w:rPr>
              <w:t>Audience</w:t>
            </w:r>
            <w:r>
              <w:rPr>
                <w:noProof/>
                <w:webHidden/>
              </w:rPr>
              <w:tab/>
            </w:r>
            <w:r>
              <w:rPr>
                <w:noProof/>
                <w:webHidden/>
              </w:rPr>
              <w:fldChar w:fldCharType="begin"/>
            </w:r>
            <w:r>
              <w:rPr>
                <w:noProof/>
                <w:webHidden/>
              </w:rPr>
              <w:instrText xml:space="preserve"> PAGEREF _Toc213161690 \h </w:instrText>
            </w:r>
            <w:r>
              <w:rPr>
                <w:noProof/>
                <w:webHidden/>
              </w:rPr>
            </w:r>
            <w:r>
              <w:rPr>
                <w:noProof/>
                <w:webHidden/>
              </w:rPr>
              <w:fldChar w:fldCharType="separate"/>
            </w:r>
            <w:r>
              <w:rPr>
                <w:noProof/>
                <w:webHidden/>
              </w:rPr>
              <w:t>3</w:t>
            </w:r>
            <w:r>
              <w:rPr>
                <w:noProof/>
                <w:webHidden/>
              </w:rPr>
              <w:fldChar w:fldCharType="end"/>
            </w:r>
          </w:hyperlink>
        </w:p>
        <w:p w14:paraId="25094117" w14:textId="735DAC77" w:rsidR="008E3099" w:rsidRDefault="008E3099">
          <w:pPr>
            <w:pStyle w:val="TOC1"/>
            <w:tabs>
              <w:tab w:val="left" w:pos="1701"/>
            </w:tabs>
            <w:rPr>
              <w:rFonts w:asciiTheme="minorHAnsi" w:eastAsiaTheme="minorEastAsia" w:hAnsiTheme="minorHAnsi" w:cstheme="minorBidi"/>
              <w:noProof/>
              <w:kern w:val="2"/>
              <w:sz w:val="24"/>
              <w:szCs w:val="24"/>
              <w:lang w:eastAsia="en-AU"/>
              <w14:ligatures w14:val="standardContextual"/>
            </w:rPr>
          </w:pPr>
          <w:hyperlink w:anchor="_Toc213161691" w:history="1">
            <w:r w:rsidRPr="00EC1C7F">
              <w:rPr>
                <w:rStyle w:val="Hyperlink"/>
                <w:rFonts w:cs="Arial"/>
                <w:noProof/>
              </w:rPr>
              <w:t>4</w:t>
            </w:r>
            <w:r>
              <w:rPr>
                <w:rFonts w:asciiTheme="minorHAnsi" w:eastAsiaTheme="minorEastAsia" w:hAnsiTheme="minorHAnsi" w:cstheme="minorBidi"/>
                <w:noProof/>
                <w:kern w:val="2"/>
                <w:sz w:val="24"/>
                <w:szCs w:val="24"/>
                <w:lang w:eastAsia="en-AU"/>
                <w14:ligatures w14:val="standardContextual"/>
              </w:rPr>
              <w:tab/>
            </w:r>
            <w:r w:rsidRPr="00EC1C7F">
              <w:rPr>
                <w:rStyle w:val="Hyperlink"/>
                <w:rFonts w:cs="Arial"/>
                <w:noProof/>
              </w:rPr>
              <w:t>Finance Applications</w:t>
            </w:r>
            <w:r>
              <w:rPr>
                <w:noProof/>
                <w:webHidden/>
              </w:rPr>
              <w:tab/>
            </w:r>
            <w:r>
              <w:rPr>
                <w:noProof/>
                <w:webHidden/>
              </w:rPr>
              <w:fldChar w:fldCharType="begin"/>
            </w:r>
            <w:r>
              <w:rPr>
                <w:noProof/>
                <w:webHidden/>
              </w:rPr>
              <w:instrText xml:space="preserve"> PAGEREF _Toc213161691 \h </w:instrText>
            </w:r>
            <w:r>
              <w:rPr>
                <w:noProof/>
                <w:webHidden/>
              </w:rPr>
            </w:r>
            <w:r>
              <w:rPr>
                <w:noProof/>
                <w:webHidden/>
              </w:rPr>
              <w:fldChar w:fldCharType="separate"/>
            </w:r>
            <w:r>
              <w:rPr>
                <w:noProof/>
                <w:webHidden/>
              </w:rPr>
              <w:t>3</w:t>
            </w:r>
            <w:r>
              <w:rPr>
                <w:noProof/>
                <w:webHidden/>
              </w:rPr>
              <w:fldChar w:fldCharType="end"/>
            </w:r>
          </w:hyperlink>
        </w:p>
        <w:p w14:paraId="6F12E765" w14:textId="6BB98344"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696" w:history="1">
            <w:r w:rsidRPr="00EC1C7F">
              <w:rPr>
                <w:rStyle w:val="Hyperlink"/>
              </w:rPr>
              <w:t>4.1</w:t>
            </w:r>
            <w:r>
              <w:rPr>
                <w:rFonts w:asciiTheme="minorHAnsi" w:eastAsiaTheme="minorEastAsia" w:hAnsiTheme="minorHAnsi" w:cstheme="minorBidi"/>
                <w:kern w:val="2"/>
                <w:sz w:val="24"/>
                <w:szCs w:val="24"/>
                <w14:ligatures w14:val="standardContextual"/>
              </w:rPr>
              <w:tab/>
            </w:r>
            <w:r w:rsidRPr="00EC1C7F">
              <w:rPr>
                <w:rStyle w:val="Hyperlink"/>
              </w:rPr>
              <w:t>ATO ECI</w:t>
            </w:r>
            <w:r>
              <w:rPr>
                <w:webHidden/>
              </w:rPr>
              <w:tab/>
            </w:r>
            <w:r>
              <w:rPr>
                <w:webHidden/>
              </w:rPr>
              <w:fldChar w:fldCharType="begin"/>
            </w:r>
            <w:r>
              <w:rPr>
                <w:webHidden/>
              </w:rPr>
              <w:instrText xml:space="preserve"> PAGEREF _Toc213161696 \h </w:instrText>
            </w:r>
            <w:r>
              <w:rPr>
                <w:webHidden/>
              </w:rPr>
            </w:r>
            <w:r>
              <w:rPr>
                <w:webHidden/>
              </w:rPr>
              <w:fldChar w:fldCharType="separate"/>
            </w:r>
            <w:r>
              <w:rPr>
                <w:webHidden/>
              </w:rPr>
              <w:t>3</w:t>
            </w:r>
            <w:r>
              <w:rPr>
                <w:webHidden/>
              </w:rPr>
              <w:fldChar w:fldCharType="end"/>
            </w:r>
          </w:hyperlink>
        </w:p>
        <w:p w14:paraId="4343F7F1" w14:textId="25C04521" w:rsidR="008E3099" w:rsidRDefault="008E3099">
          <w:pPr>
            <w:pStyle w:val="TOC3"/>
            <w:rPr>
              <w:rFonts w:asciiTheme="minorHAnsi" w:eastAsiaTheme="minorEastAsia" w:hAnsiTheme="minorHAnsi" w:cstheme="minorBidi"/>
              <w:kern w:val="2"/>
              <w:sz w:val="24"/>
              <w:szCs w:val="24"/>
              <w14:ligatures w14:val="standardContextual"/>
            </w:rPr>
          </w:pPr>
          <w:hyperlink w:anchor="_Toc213161697" w:history="1">
            <w:r w:rsidRPr="00EC1C7F">
              <w:rPr>
                <w:rStyle w:val="Hyperlink"/>
              </w:rPr>
              <w:t>4.1.1</w:t>
            </w:r>
            <w:r>
              <w:rPr>
                <w:rFonts w:asciiTheme="minorHAnsi" w:eastAsiaTheme="minorEastAsia" w:hAnsiTheme="minorHAnsi" w:cstheme="minorBidi"/>
                <w:kern w:val="2"/>
                <w:sz w:val="24"/>
                <w:szCs w:val="24"/>
                <w14:ligatures w14:val="standardContextual"/>
              </w:rPr>
              <w:tab/>
            </w:r>
            <w:r w:rsidRPr="00EC1C7F">
              <w:rPr>
                <w:rStyle w:val="Hyperlink"/>
              </w:rPr>
              <w:t>What is an AUSKey?</w:t>
            </w:r>
            <w:r>
              <w:rPr>
                <w:webHidden/>
              </w:rPr>
              <w:tab/>
            </w:r>
            <w:r>
              <w:rPr>
                <w:webHidden/>
              </w:rPr>
              <w:fldChar w:fldCharType="begin"/>
            </w:r>
            <w:r>
              <w:rPr>
                <w:webHidden/>
              </w:rPr>
              <w:instrText xml:space="preserve"> PAGEREF _Toc213161697 \h </w:instrText>
            </w:r>
            <w:r>
              <w:rPr>
                <w:webHidden/>
              </w:rPr>
            </w:r>
            <w:r>
              <w:rPr>
                <w:webHidden/>
              </w:rPr>
              <w:fldChar w:fldCharType="separate"/>
            </w:r>
            <w:r>
              <w:rPr>
                <w:webHidden/>
              </w:rPr>
              <w:t>3</w:t>
            </w:r>
            <w:r>
              <w:rPr>
                <w:webHidden/>
              </w:rPr>
              <w:fldChar w:fldCharType="end"/>
            </w:r>
          </w:hyperlink>
        </w:p>
        <w:p w14:paraId="218BA1E8" w14:textId="1FAB471C" w:rsidR="008E3099" w:rsidRDefault="008E3099">
          <w:pPr>
            <w:pStyle w:val="TOC3"/>
            <w:rPr>
              <w:rFonts w:asciiTheme="minorHAnsi" w:eastAsiaTheme="minorEastAsia" w:hAnsiTheme="minorHAnsi" w:cstheme="minorBidi"/>
              <w:kern w:val="2"/>
              <w:sz w:val="24"/>
              <w:szCs w:val="24"/>
              <w14:ligatures w14:val="standardContextual"/>
            </w:rPr>
          </w:pPr>
          <w:hyperlink w:anchor="_Toc213161698" w:history="1">
            <w:r w:rsidRPr="00EC1C7F">
              <w:rPr>
                <w:rStyle w:val="Hyperlink"/>
              </w:rPr>
              <w:t>4.1.2</w:t>
            </w:r>
            <w:r>
              <w:rPr>
                <w:rFonts w:asciiTheme="minorHAnsi" w:eastAsiaTheme="minorEastAsia" w:hAnsiTheme="minorHAnsi" w:cstheme="minorBidi"/>
                <w:kern w:val="2"/>
                <w:sz w:val="24"/>
                <w:szCs w:val="24"/>
                <w14:ligatures w14:val="standardContextual"/>
              </w:rPr>
              <w:tab/>
            </w:r>
            <w:r w:rsidRPr="00EC1C7F">
              <w:rPr>
                <w:rStyle w:val="Hyperlink"/>
              </w:rPr>
              <w:t>How to Transfer an AUSKey?</w:t>
            </w:r>
            <w:r>
              <w:rPr>
                <w:webHidden/>
              </w:rPr>
              <w:tab/>
            </w:r>
            <w:r>
              <w:rPr>
                <w:webHidden/>
              </w:rPr>
              <w:fldChar w:fldCharType="begin"/>
            </w:r>
            <w:r>
              <w:rPr>
                <w:webHidden/>
              </w:rPr>
              <w:instrText xml:space="preserve"> PAGEREF _Toc213161698 \h </w:instrText>
            </w:r>
            <w:r>
              <w:rPr>
                <w:webHidden/>
              </w:rPr>
            </w:r>
            <w:r>
              <w:rPr>
                <w:webHidden/>
              </w:rPr>
              <w:fldChar w:fldCharType="separate"/>
            </w:r>
            <w:r>
              <w:rPr>
                <w:webHidden/>
              </w:rPr>
              <w:t>4</w:t>
            </w:r>
            <w:r>
              <w:rPr>
                <w:webHidden/>
              </w:rPr>
              <w:fldChar w:fldCharType="end"/>
            </w:r>
          </w:hyperlink>
        </w:p>
        <w:p w14:paraId="04CF1475" w14:textId="2E409B16" w:rsidR="008E3099" w:rsidRDefault="008E3099">
          <w:pPr>
            <w:pStyle w:val="TOC3"/>
            <w:rPr>
              <w:rFonts w:asciiTheme="minorHAnsi" w:eastAsiaTheme="minorEastAsia" w:hAnsiTheme="minorHAnsi" w:cstheme="minorBidi"/>
              <w:kern w:val="2"/>
              <w:sz w:val="24"/>
              <w:szCs w:val="24"/>
              <w14:ligatures w14:val="standardContextual"/>
            </w:rPr>
          </w:pPr>
          <w:hyperlink w:anchor="_Toc213161699" w:history="1">
            <w:r w:rsidRPr="00EC1C7F">
              <w:rPr>
                <w:rStyle w:val="Hyperlink"/>
              </w:rPr>
              <w:t>4.1.2.1</w:t>
            </w:r>
            <w:r>
              <w:rPr>
                <w:rFonts w:asciiTheme="minorHAnsi" w:eastAsiaTheme="minorEastAsia" w:hAnsiTheme="minorHAnsi" w:cstheme="minorBidi"/>
                <w:kern w:val="2"/>
                <w:sz w:val="24"/>
                <w:szCs w:val="24"/>
                <w14:ligatures w14:val="standardContextual"/>
              </w:rPr>
              <w:tab/>
            </w:r>
            <w:r w:rsidRPr="00EC1C7F">
              <w:rPr>
                <w:rStyle w:val="Hyperlink"/>
              </w:rPr>
              <w:t>How to Back-up your AUSKey KeyStore?</w:t>
            </w:r>
            <w:r>
              <w:rPr>
                <w:webHidden/>
              </w:rPr>
              <w:tab/>
            </w:r>
            <w:r>
              <w:rPr>
                <w:webHidden/>
              </w:rPr>
              <w:fldChar w:fldCharType="begin"/>
            </w:r>
            <w:r>
              <w:rPr>
                <w:webHidden/>
              </w:rPr>
              <w:instrText xml:space="preserve"> PAGEREF _Toc213161699 \h </w:instrText>
            </w:r>
            <w:r>
              <w:rPr>
                <w:webHidden/>
              </w:rPr>
            </w:r>
            <w:r>
              <w:rPr>
                <w:webHidden/>
              </w:rPr>
              <w:fldChar w:fldCharType="separate"/>
            </w:r>
            <w:r>
              <w:rPr>
                <w:webHidden/>
              </w:rPr>
              <w:t>4</w:t>
            </w:r>
            <w:r>
              <w:rPr>
                <w:webHidden/>
              </w:rPr>
              <w:fldChar w:fldCharType="end"/>
            </w:r>
          </w:hyperlink>
        </w:p>
        <w:p w14:paraId="17507172" w14:textId="007E5181" w:rsidR="008E3099" w:rsidRDefault="008E3099">
          <w:pPr>
            <w:pStyle w:val="TOC3"/>
            <w:rPr>
              <w:rFonts w:asciiTheme="minorHAnsi" w:eastAsiaTheme="minorEastAsia" w:hAnsiTheme="minorHAnsi" w:cstheme="minorBidi"/>
              <w:kern w:val="2"/>
              <w:sz w:val="24"/>
              <w:szCs w:val="24"/>
              <w14:ligatures w14:val="standardContextual"/>
            </w:rPr>
          </w:pPr>
          <w:hyperlink w:anchor="_Toc213161700" w:history="1">
            <w:r w:rsidRPr="00EC1C7F">
              <w:rPr>
                <w:rStyle w:val="Hyperlink"/>
              </w:rPr>
              <w:t>4.1.2.2</w:t>
            </w:r>
            <w:r>
              <w:rPr>
                <w:rFonts w:asciiTheme="minorHAnsi" w:eastAsiaTheme="minorEastAsia" w:hAnsiTheme="minorHAnsi" w:cstheme="minorBidi"/>
                <w:kern w:val="2"/>
                <w:sz w:val="24"/>
                <w:szCs w:val="24"/>
                <w14:ligatures w14:val="standardContextual"/>
              </w:rPr>
              <w:tab/>
            </w:r>
            <w:r w:rsidRPr="00EC1C7F">
              <w:rPr>
                <w:rStyle w:val="Hyperlink"/>
              </w:rPr>
              <w:t>How to Restore your AUSKey KeyStore and Movie it to another Computer?</w:t>
            </w:r>
            <w:r>
              <w:rPr>
                <w:webHidden/>
              </w:rPr>
              <w:tab/>
            </w:r>
            <w:r>
              <w:rPr>
                <w:webHidden/>
              </w:rPr>
              <w:fldChar w:fldCharType="begin"/>
            </w:r>
            <w:r>
              <w:rPr>
                <w:webHidden/>
              </w:rPr>
              <w:instrText xml:space="preserve"> PAGEREF _Toc213161700 \h </w:instrText>
            </w:r>
            <w:r>
              <w:rPr>
                <w:webHidden/>
              </w:rPr>
            </w:r>
            <w:r>
              <w:rPr>
                <w:webHidden/>
              </w:rPr>
              <w:fldChar w:fldCharType="separate"/>
            </w:r>
            <w:r>
              <w:rPr>
                <w:webHidden/>
              </w:rPr>
              <w:t>4</w:t>
            </w:r>
            <w:r>
              <w:rPr>
                <w:webHidden/>
              </w:rPr>
              <w:fldChar w:fldCharType="end"/>
            </w:r>
          </w:hyperlink>
        </w:p>
        <w:p w14:paraId="041CEAF3" w14:textId="7DFB726C" w:rsidR="008E3099" w:rsidRDefault="008E3099">
          <w:pPr>
            <w:pStyle w:val="TOC3"/>
            <w:rPr>
              <w:rFonts w:asciiTheme="minorHAnsi" w:eastAsiaTheme="minorEastAsia" w:hAnsiTheme="minorHAnsi" w:cstheme="minorBidi"/>
              <w:kern w:val="2"/>
              <w:sz w:val="24"/>
              <w:szCs w:val="24"/>
              <w14:ligatures w14:val="standardContextual"/>
            </w:rPr>
          </w:pPr>
          <w:hyperlink w:anchor="_Toc213161701" w:history="1">
            <w:r w:rsidRPr="00EC1C7F">
              <w:rPr>
                <w:rStyle w:val="Hyperlink"/>
              </w:rPr>
              <w:t>4.1.3</w:t>
            </w:r>
            <w:r>
              <w:rPr>
                <w:rFonts w:asciiTheme="minorHAnsi" w:eastAsiaTheme="minorEastAsia" w:hAnsiTheme="minorHAnsi" w:cstheme="minorBidi"/>
                <w:kern w:val="2"/>
                <w:sz w:val="24"/>
                <w:szCs w:val="24"/>
                <w14:ligatures w14:val="standardContextual"/>
              </w:rPr>
              <w:tab/>
            </w:r>
            <w:r w:rsidRPr="00EC1C7F">
              <w:rPr>
                <w:rStyle w:val="Hyperlink"/>
              </w:rPr>
              <w:t>AUSKey Help</w:t>
            </w:r>
            <w:r>
              <w:rPr>
                <w:webHidden/>
              </w:rPr>
              <w:tab/>
            </w:r>
            <w:r>
              <w:rPr>
                <w:webHidden/>
              </w:rPr>
              <w:fldChar w:fldCharType="begin"/>
            </w:r>
            <w:r>
              <w:rPr>
                <w:webHidden/>
              </w:rPr>
              <w:instrText xml:space="preserve"> PAGEREF _Toc213161701 \h </w:instrText>
            </w:r>
            <w:r>
              <w:rPr>
                <w:webHidden/>
              </w:rPr>
            </w:r>
            <w:r>
              <w:rPr>
                <w:webHidden/>
              </w:rPr>
              <w:fldChar w:fldCharType="separate"/>
            </w:r>
            <w:r>
              <w:rPr>
                <w:webHidden/>
              </w:rPr>
              <w:t>4</w:t>
            </w:r>
            <w:r>
              <w:rPr>
                <w:webHidden/>
              </w:rPr>
              <w:fldChar w:fldCharType="end"/>
            </w:r>
          </w:hyperlink>
        </w:p>
        <w:p w14:paraId="646E1928" w14:textId="0A29B012"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702" w:history="1">
            <w:r w:rsidRPr="00EC1C7F">
              <w:rPr>
                <w:rStyle w:val="Hyperlink"/>
              </w:rPr>
              <w:t>4.2</w:t>
            </w:r>
            <w:r>
              <w:rPr>
                <w:rFonts w:asciiTheme="minorHAnsi" w:eastAsiaTheme="minorEastAsia" w:hAnsiTheme="minorHAnsi" w:cstheme="minorBidi"/>
                <w:kern w:val="2"/>
                <w:sz w:val="24"/>
                <w:szCs w:val="24"/>
                <w14:ligatures w14:val="standardContextual"/>
              </w:rPr>
              <w:tab/>
            </w:r>
            <w:r w:rsidRPr="00EC1C7F">
              <w:rPr>
                <w:rStyle w:val="Hyperlink"/>
              </w:rPr>
              <w:t>ARCS2G(1.57D)</w:t>
            </w:r>
            <w:r>
              <w:rPr>
                <w:webHidden/>
              </w:rPr>
              <w:tab/>
            </w:r>
            <w:r>
              <w:rPr>
                <w:webHidden/>
              </w:rPr>
              <w:fldChar w:fldCharType="begin"/>
            </w:r>
            <w:r>
              <w:rPr>
                <w:webHidden/>
              </w:rPr>
              <w:instrText xml:space="preserve"> PAGEREF _Toc213161702 \h </w:instrText>
            </w:r>
            <w:r>
              <w:rPr>
                <w:webHidden/>
              </w:rPr>
            </w:r>
            <w:r>
              <w:rPr>
                <w:webHidden/>
              </w:rPr>
              <w:fldChar w:fldCharType="separate"/>
            </w:r>
            <w:r>
              <w:rPr>
                <w:webHidden/>
              </w:rPr>
              <w:t>5</w:t>
            </w:r>
            <w:r>
              <w:rPr>
                <w:webHidden/>
              </w:rPr>
              <w:fldChar w:fldCharType="end"/>
            </w:r>
          </w:hyperlink>
        </w:p>
        <w:p w14:paraId="6EC80C2A" w14:textId="7AAE284A" w:rsidR="008E3099" w:rsidRDefault="008E3099">
          <w:pPr>
            <w:pStyle w:val="TOC3"/>
            <w:rPr>
              <w:rFonts w:asciiTheme="minorHAnsi" w:eastAsiaTheme="minorEastAsia" w:hAnsiTheme="minorHAnsi" w:cstheme="minorBidi"/>
              <w:kern w:val="2"/>
              <w:sz w:val="24"/>
              <w:szCs w:val="24"/>
              <w14:ligatures w14:val="standardContextual"/>
            </w:rPr>
          </w:pPr>
          <w:hyperlink w:anchor="_Toc213161703" w:history="1">
            <w:r w:rsidRPr="00EC1C7F">
              <w:rPr>
                <w:rStyle w:val="Hyperlink"/>
              </w:rPr>
              <w:t>4.2.1</w:t>
            </w:r>
            <w:r>
              <w:rPr>
                <w:rFonts w:asciiTheme="minorHAnsi" w:eastAsiaTheme="minorEastAsia" w:hAnsiTheme="minorHAnsi" w:cstheme="minorBidi"/>
                <w:kern w:val="2"/>
                <w:sz w:val="24"/>
                <w:szCs w:val="24"/>
                <w14:ligatures w14:val="standardContextual"/>
              </w:rPr>
              <w:tab/>
            </w:r>
            <w:r w:rsidRPr="00EC1C7F">
              <w:rPr>
                <w:rStyle w:val="Hyperlink"/>
              </w:rPr>
              <w:t>Installation</w:t>
            </w:r>
            <w:r>
              <w:rPr>
                <w:webHidden/>
              </w:rPr>
              <w:tab/>
            </w:r>
            <w:r>
              <w:rPr>
                <w:webHidden/>
              </w:rPr>
              <w:fldChar w:fldCharType="begin"/>
            </w:r>
            <w:r>
              <w:rPr>
                <w:webHidden/>
              </w:rPr>
              <w:instrText xml:space="preserve"> PAGEREF _Toc213161703 \h </w:instrText>
            </w:r>
            <w:r>
              <w:rPr>
                <w:webHidden/>
              </w:rPr>
            </w:r>
            <w:r>
              <w:rPr>
                <w:webHidden/>
              </w:rPr>
              <w:fldChar w:fldCharType="separate"/>
            </w:r>
            <w:r>
              <w:rPr>
                <w:webHidden/>
              </w:rPr>
              <w:t>5</w:t>
            </w:r>
            <w:r>
              <w:rPr>
                <w:webHidden/>
              </w:rPr>
              <w:fldChar w:fldCharType="end"/>
            </w:r>
          </w:hyperlink>
        </w:p>
        <w:p w14:paraId="0B879209" w14:textId="4BCBB53E" w:rsidR="008E3099" w:rsidRDefault="008E3099">
          <w:pPr>
            <w:pStyle w:val="TOC3"/>
            <w:rPr>
              <w:rFonts w:asciiTheme="minorHAnsi" w:eastAsiaTheme="minorEastAsia" w:hAnsiTheme="minorHAnsi" w:cstheme="minorBidi"/>
              <w:kern w:val="2"/>
              <w:sz w:val="24"/>
              <w:szCs w:val="24"/>
              <w14:ligatures w14:val="standardContextual"/>
            </w:rPr>
          </w:pPr>
          <w:hyperlink w:anchor="_Toc213161704" w:history="1">
            <w:r w:rsidRPr="00EC1C7F">
              <w:rPr>
                <w:rStyle w:val="Hyperlink"/>
              </w:rPr>
              <w:t>4.2.2</w:t>
            </w:r>
            <w:r>
              <w:rPr>
                <w:rFonts w:asciiTheme="minorHAnsi" w:eastAsiaTheme="minorEastAsia" w:hAnsiTheme="minorHAnsi" w:cstheme="minorBidi"/>
                <w:kern w:val="2"/>
                <w:sz w:val="24"/>
                <w:szCs w:val="24"/>
                <w14:ligatures w14:val="standardContextual"/>
              </w:rPr>
              <w:tab/>
            </w:r>
            <w:r w:rsidRPr="00EC1C7F">
              <w:rPr>
                <w:rStyle w:val="Hyperlink"/>
              </w:rPr>
              <w:t>Establishing Connection to ARCS2G Database</w:t>
            </w:r>
            <w:r>
              <w:rPr>
                <w:webHidden/>
              </w:rPr>
              <w:tab/>
            </w:r>
            <w:r>
              <w:rPr>
                <w:webHidden/>
              </w:rPr>
              <w:fldChar w:fldCharType="begin"/>
            </w:r>
            <w:r>
              <w:rPr>
                <w:webHidden/>
              </w:rPr>
              <w:instrText xml:space="preserve"> PAGEREF _Toc213161704 \h </w:instrText>
            </w:r>
            <w:r>
              <w:rPr>
                <w:webHidden/>
              </w:rPr>
            </w:r>
            <w:r>
              <w:rPr>
                <w:webHidden/>
              </w:rPr>
              <w:fldChar w:fldCharType="separate"/>
            </w:r>
            <w:r>
              <w:rPr>
                <w:webHidden/>
              </w:rPr>
              <w:t>5</w:t>
            </w:r>
            <w:r>
              <w:rPr>
                <w:webHidden/>
              </w:rPr>
              <w:fldChar w:fldCharType="end"/>
            </w:r>
          </w:hyperlink>
        </w:p>
        <w:p w14:paraId="6AFA1099" w14:textId="46318AAF" w:rsidR="008E3099" w:rsidRDefault="008E3099">
          <w:pPr>
            <w:pStyle w:val="TOC3"/>
            <w:rPr>
              <w:rFonts w:asciiTheme="minorHAnsi" w:eastAsiaTheme="minorEastAsia" w:hAnsiTheme="minorHAnsi" w:cstheme="minorBidi"/>
              <w:kern w:val="2"/>
              <w:sz w:val="24"/>
              <w:szCs w:val="24"/>
              <w14:ligatures w14:val="standardContextual"/>
            </w:rPr>
          </w:pPr>
          <w:hyperlink w:anchor="_Toc213161705" w:history="1">
            <w:r w:rsidRPr="00EC1C7F">
              <w:rPr>
                <w:rStyle w:val="Hyperlink"/>
              </w:rPr>
              <w:t>4.2.3</w:t>
            </w:r>
            <w:r>
              <w:rPr>
                <w:rFonts w:asciiTheme="minorHAnsi" w:eastAsiaTheme="minorEastAsia" w:hAnsiTheme="minorHAnsi" w:cstheme="minorBidi"/>
                <w:kern w:val="2"/>
                <w:sz w:val="24"/>
                <w:szCs w:val="24"/>
                <w14:ligatures w14:val="standardContextual"/>
              </w:rPr>
              <w:tab/>
            </w:r>
            <w:r w:rsidRPr="00EC1C7F">
              <w:rPr>
                <w:rStyle w:val="Hyperlink"/>
              </w:rPr>
              <w:t>Configuring ARCS Outlook Add-In</w:t>
            </w:r>
            <w:r>
              <w:rPr>
                <w:webHidden/>
              </w:rPr>
              <w:tab/>
            </w:r>
            <w:r>
              <w:rPr>
                <w:webHidden/>
              </w:rPr>
              <w:fldChar w:fldCharType="begin"/>
            </w:r>
            <w:r>
              <w:rPr>
                <w:webHidden/>
              </w:rPr>
              <w:instrText xml:space="preserve"> PAGEREF _Toc213161705 \h </w:instrText>
            </w:r>
            <w:r>
              <w:rPr>
                <w:webHidden/>
              </w:rPr>
            </w:r>
            <w:r>
              <w:rPr>
                <w:webHidden/>
              </w:rPr>
              <w:fldChar w:fldCharType="separate"/>
            </w:r>
            <w:r>
              <w:rPr>
                <w:webHidden/>
              </w:rPr>
              <w:t>6</w:t>
            </w:r>
            <w:r>
              <w:rPr>
                <w:webHidden/>
              </w:rPr>
              <w:fldChar w:fldCharType="end"/>
            </w:r>
          </w:hyperlink>
        </w:p>
        <w:p w14:paraId="165BB9AB" w14:textId="58394C07" w:rsidR="008E3099" w:rsidRDefault="008E3099">
          <w:pPr>
            <w:pStyle w:val="TOC3"/>
            <w:rPr>
              <w:rFonts w:asciiTheme="minorHAnsi" w:eastAsiaTheme="minorEastAsia" w:hAnsiTheme="minorHAnsi" w:cstheme="minorBidi"/>
              <w:kern w:val="2"/>
              <w:sz w:val="24"/>
              <w:szCs w:val="24"/>
              <w14:ligatures w14:val="standardContextual"/>
            </w:rPr>
          </w:pPr>
          <w:hyperlink w:anchor="_Toc213161706" w:history="1">
            <w:r w:rsidRPr="00EC1C7F">
              <w:rPr>
                <w:rStyle w:val="Hyperlink"/>
              </w:rPr>
              <w:t>4.2.4</w:t>
            </w:r>
            <w:r>
              <w:rPr>
                <w:rFonts w:asciiTheme="minorHAnsi" w:eastAsiaTheme="minorEastAsia" w:hAnsiTheme="minorHAnsi" w:cstheme="minorBidi"/>
                <w:kern w:val="2"/>
                <w:sz w:val="24"/>
                <w:szCs w:val="24"/>
                <w14:ligatures w14:val="standardContextual"/>
              </w:rPr>
              <w:tab/>
            </w:r>
            <w:r w:rsidRPr="00EC1C7F">
              <w:rPr>
                <w:rStyle w:val="Hyperlink"/>
              </w:rPr>
              <w:t>Running ARCS Scheduled Tasks</w:t>
            </w:r>
            <w:r>
              <w:rPr>
                <w:webHidden/>
              </w:rPr>
              <w:tab/>
            </w:r>
            <w:r>
              <w:rPr>
                <w:webHidden/>
              </w:rPr>
              <w:fldChar w:fldCharType="begin"/>
            </w:r>
            <w:r>
              <w:rPr>
                <w:webHidden/>
              </w:rPr>
              <w:instrText xml:space="preserve"> PAGEREF _Toc213161706 \h </w:instrText>
            </w:r>
            <w:r>
              <w:rPr>
                <w:webHidden/>
              </w:rPr>
            </w:r>
            <w:r>
              <w:rPr>
                <w:webHidden/>
              </w:rPr>
              <w:fldChar w:fldCharType="separate"/>
            </w:r>
            <w:r>
              <w:rPr>
                <w:webHidden/>
              </w:rPr>
              <w:t>7</w:t>
            </w:r>
            <w:r>
              <w:rPr>
                <w:webHidden/>
              </w:rPr>
              <w:fldChar w:fldCharType="end"/>
            </w:r>
          </w:hyperlink>
        </w:p>
        <w:p w14:paraId="57EE80CE" w14:textId="039CF0E6"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707" w:history="1">
            <w:r w:rsidRPr="00EC1C7F">
              <w:rPr>
                <w:rStyle w:val="Hyperlink"/>
              </w:rPr>
              <w:t>4.3</w:t>
            </w:r>
            <w:r>
              <w:rPr>
                <w:rFonts w:asciiTheme="minorHAnsi" w:eastAsiaTheme="minorEastAsia" w:hAnsiTheme="minorHAnsi" w:cstheme="minorBidi"/>
                <w:kern w:val="2"/>
                <w:sz w:val="24"/>
                <w:szCs w:val="24"/>
                <w14:ligatures w14:val="standardContextual"/>
              </w:rPr>
              <w:tab/>
            </w:r>
            <w:r w:rsidRPr="00EC1C7F">
              <w:rPr>
                <w:rStyle w:val="Hyperlink"/>
              </w:rPr>
              <w:t>EDG Software</w:t>
            </w:r>
            <w:r>
              <w:rPr>
                <w:webHidden/>
              </w:rPr>
              <w:tab/>
            </w:r>
            <w:r>
              <w:rPr>
                <w:webHidden/>
              </w:rPr>
              <w:fldChar w:fldCharType="begin"/>
            </w:r>
            <w:r>
              <w:rPr>
                <w:webHidden/>
              </w:rPr>
              <w:instrText xml:space="preserve"> PAGEREF _Toc213161707 \h </w:instrText>
            </w:r>
            <w:r>
              <w:rPr>
                <w:webHidden/>
              </w:rPr>
            </w:r>
            <w:r>
              <w:rPr>
                <w:webHidden/>
              </w:rPr>
              <w:fldChar w:fldCharType="separate"/>
            </w:r>
            <w:r>
              <w:rPr>
                <w:webHidden/>
              </w:rPr>
              <w:t>7</w:t>
            </w:r>
            <w:r>
              <w:rPr>
                <w:webHidden/>
              </w:rPr>
              <w:fldChar w:fldCharType="end"/>
            </w:r>
          </w:hyperlink>
        </w:p>
        <w:p w14:paraId="73D034B3" w14:textId="4536F07F"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708" w:history="1">
            <w:r w:rsidRPr="00EC1C7F">
              <w:rPr>
                <w:rStyle w:val="Hyperlink"/>
              </w:rPr>
              <w:t>4.4</w:t>
            </w:r>
            <w:r>
              <w:rPr>
                <w:rFonts w:asciiTheme="minorHAnsi" w:eastAsiaTheme="minorEastAsia" w:hAnsiTheme="minorHAnsi" w:cstheme="minorBidi"/>
                <w:kern w:val="2"/>
                <w:sz w:val="24"/>
                <w:szCs w:val="24"/>
                <w14:ligatures w14:val="standardContextual"/>
              </w:rPr>
              <w:tab/>
            </w:r>
            <w:r w:rsidRPr="00EC1C7F">
              <w:rPr>
                <w:rStyle w:val="Hyperlink"/>
              </w:rPr>
              <w:t>Elite</w:t>
            </w:r>
            <w:r>
              <w:rPr>
                <w:webHidden/>
              </w:rPr>
              <w:tab/>
            </w:r>
            <w:r>
              <w:rPr>
                <w:webHidden/>
              </w:rPr>
              <w:fldChar w:fldCharType="begin"/>
            </w:r>
            <w:r>
              <w:rPr>
                <w:webHidden/>
              </w:rPr>
              <w:instrText xml:space="preserve"> PAGEREF _Toc213161708 \h </w:instrText>
            </w:r>
            <w:r>
              <w:rPr>
                <w:webHidden/>
              </w:rPr>
            </w:r>
            <w:r>
              <w:rPr>
                <w:webHidden/>
              </w:rPr>
              <w:fldChar w:fldCharType="separate"/>
            </w:r>
            <w:r>
              <w:rPr>
                <w:webHidden/>
              </w:rPr>
              <w:t>8</w:t>
            </w:r>
            <w:r>
              <w:rPr>
                <w:webHidden/>
              </w:rPr>
              <w:fldChar w:fldCharType="end"/>
            </w:r>
          </w:hyperlink>
        </w:p>
        <w:p w14:paraId="1582BD60" w14:textId="1938F2D7"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709" w:history="1">
            <w:r w:rsidRPr="00EC1C7F">
              <w:rPr>
                <w:rStyle w:val="Hyperlink"/>
              </w:rPr>
              <w:t>4.5</w:t>
            </w:r>
            <w:r>
              <w:rPr>
                <w:rFonts w:asciiTheme="minorHAnsi" w:eastAsiaTheme="minorEastAsia" w:hAnsiTheme="minorHAnsi" w:cstheme="minorBidi"/>
                <w:kern w:val="2"/>
                <w:sz w:val="24"/>
                <w:szCs w:val="24"/>
                <w14:ligatures w14:val="standardContextual"/>
              </w:rPr>
              <w:tab/>
            </w:r>
            <w:r w:rsidRPr="00EC1C7F">
              <w:rPr>
                <w:rStyle w:val="Hyperlink"/>
              </w:rPr>
              <w:t>LEWIS PAY BACK</w:t>
            </w:r>
            <w:r>
              <w:rPr>
                <w:webHidden/>
              </w:rPr>
              <w:tab/>
            </w:r>
            <w:r>
              <w:rPr>
                <w:webHidden/>
              </w:rPr>
              <w:fldChar w:fldCharType="begin"/>
            </w:r>
            <w:r>
              <w:rPr>
                <w:webHidden/>
              </w:rPr>
              <w:instrText xml:space="preserve"> PAGEREF _Toc213161709 \h </w:instrText>
            </w:r>
            <w:r>
              <w:rPr>
                <w:webHidden/>
              </w:rPr>
            </w:r>
            <w:r>
              <w:rPr>
                <w:webHidden/>
              </w:rPr>
              <w:fldChar w:fldCharType="separate"/>
            </w:r>
            <w:r>
              <w:rPr>
                <w:webHidden/>
              </w:rPr>
              <w:t>8</w:t>
            </w:r>
            <w:r>
              <w:rPr>
                <w:webHidden/>
              </w:rPr>
              <w:fldChar w:fldCharType="end"/>
            </w:r>
          </w:hyperlink>
        </w:p>
        <w:p w14:paraId="53A7D993" w14:textId="7DE0B42E"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710" w:history="1">
            <w:r w:rsidRPr="00EC1C7F">
              <w:rPr>
                <w:rStyle w:val="Hyperlink"/>
              </w:rPr>
              <w:t>4.6</w:t>
            </w:r>
            <w:r>
              <w:rPr>
                <w:rFonts w:asciiTheme="minorHAnsi" w:eastAsiaTheme="minorEastAsia" w:hAnsiTheme="minorHAnsi" w:cstheme="minorBidi"/>
                <w:kern w:val="2"/>
                <w:sz w:val="24"/>
                <w:szCs w:val="24"/>
                <w14:ligatures w14:val="standardContextual"/>
              </w:rPr>
              <w:tab/>
            </w:r>
            <w:r w:rsidRPr="00EC1C7F">
              <w:rPr>
                <w:rStyle w:val="Hyperlink"/>
              </w:rPr>
              <w:t>Chris21 Payroll Archive</w:t>
            </w:r>
            <w:r>
              <w:rPr>
                <w:webHidden/>
              </w:rPr>
              <w:tab/>
            </w:r>
            <w:r>
              <w:rPr>
                <w:webHidden/>
              </w:rPr>
              <w:fldChar w:fldCharType="begin"/>
            </w:r>
            <w:r>
              <w:rPr>
                <w:webHidden/>
              </w:rPr>
              <w:instrText xml:space="preserve"> PAGEREF _Toc213161710 \h </w:instrText>
            </w:r>
            <w:r>
              <w:rPr>
                <w:webHidden/>
              </w:rPr>
            </w:r>
            <w:r>
              <w:rPr>
                <w:webHidden/>
              </w:rPr>
              <w:fldChar w:fldCharType="separate"/>
            </w:r>
            <w:r>
              <w:rPr>
                <w:webHidden/>
              </w:rPr>
              <w:t>9</w:t>
            </w:r>
            <w:r>
              <w:rPr>
                <w:webHidden/>
              </w:rPr>
              <w:fldChar w:fldCharType="end"/>
            </w:r>
          </w:hyperlink>
        </w:p>
        <w:p w14:paraId="6952C41A" w14:textId="5450271B" w:rsidR="008E3099" w:rsidRDefault="008E3099">
          <w:pPr>
            <w:pStyle w:val="TOC3"/>
            <w:rPr>
              <w:rFonts w:asciiTheme="minorHAnsi" w:eastAsiaTheme="minorEastAsia" w:hAnsiTheme="minorHAnsi" w:cstheme="minorBidi"/>
              <w:kern w:val="2"/>
              <w:sz w:val="24"/>
              <w:szCs w:val="24"/>
              <w14:ligatures w14:val="standardContextual"/>
            </w:rPr>
          </w:pPr>
          <w:hyperlink w:anchor="_Toc213161711" w:history="1">
            <w:r w:rsidRPr="00EC1C7F">
              <w:rPr>
                <w:rStyle w:val="Hyperlink"/>
              </w:rPr>
              <w:t>4.6.1</w:t>
            </w:r>
            <w:r>
              <w:rPr>
                <w:rFonts w:asciiTheme="minorHAnsi" w:eastAsiaTheme="minorEastAsia" w:hAnsiTheme="minorHAnsi" w:cstheme="minorBidi"/>
                <w:kern w:val="2"/>
                <w:sz w:val="24"/>
                <w:szCs w:val="24"/>
                <w14:ligatures w14:val="standardContextual"/>
              </w:rPr>
              <w:tab/>
            </w:r>
            <w:r w:rsidRPr="00EC1C7F">
              <w:rPr>
                <w:rStyle w:val="Hyperlink"/>
              </w:rPr>
              <w:t>Creating a User Account in Chris21</w:t>
            </w:r>
            <w:r>
              <w:rPr>
                <w:webHidden/>
              </w:rPr>
              <w:tab/>
            </w:r>
            <w:r>
              <w:rPr>
                <w:webHidden/>
              </w:rPr>
              <w:fldChar w:fldCharType="begin"/>
            </w:r>
            <w:r>
              <w:rPr>
                <w:webHidden/>
              </w:rPr>
              <w:instrText xml:space="preserve"> PAGEREF _Toc213161711 \h </w:instrText>
            </w:r>
            <w:r>
              <w:rPr>
                <w:webHidden/>
              </w:rPr>
            </w:r>
            <w:r>
              <w:rPr>
                <w:webHidden/>
              </w:rPr>
              <w:fldChar w:fldCharType="separate"/>
            </w:r>
            <w:r>
              <w:rPr>
                <w:webHidden/>
              </w:rPr>
              <w:t>10</w:t>
            </w:r>
            <w:r>
              <w:rPr>
                <w:webHidden/>
              </w:rPr>
              <w:fldChar w:fldCharType="end"/>
            </w:r>
          </w:hyperlink>
        </w:p>
        <w:p w14:paraId="273A0246" w14:textId="05AD62BF"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712" w:history="1">
            <w:r w:rsidRPr="00EC1C7F">
              <w:rPr>
                <w:rStyle w:val="Hyperlink"/>
              </w:rPr>
              <w:t>4.7</w:t>
            </w:r>
            <w:r>
              <w:rPr>
                <w:rFonts w:asciiTheme="minorHAnsi" w:eastAsiaTheme="minorEastAsia" w:hAnsiTheme="minorHAnsi" w:cstheme="minorBidi"/>
                <w:kern w:val="2"/>
                <w:sz w:val="24"/>
                <w:szCs w:val="24"/>
                <w14:ligatures w14:val="standardContextual"/>
              </w:rPr>
              <w:tab/>
            </w:r>
            <w:r w:rsidRPr="00EC1C7F">
              <w:rPr>
                <w:rStyle w:val="Hyperlink"/>
              </w:rPr>
              <w:t>Microsoft Power BI Backup</w:t>
            </w:r>
            <w:r>
              <w:rPr>
                <w:webHidden/>
              </w:rPr>
              <w:tab/>
            </w:r>
            <w:r>
              <w:rPr>
                <w:webHidden/>
              </w:rPr>
              <w:fldChar w:fldCharType="begin"/>
            </w:r>
            <w:r>
              <w:rPr>
                <w:webHidden/>
              </w:rPr>
              <w:instrText xml:space="preserve"> PAGEREF _Toc213161712 \h </w:instrText>
            </w:r>
            <w:r>
              <w:rPr>
                <w:webHidden/>
              </w:rPr>
            </w:r>
            <w:r>
              <w:rPr>
                <w:webHidden/>
              </w:rPr>
              <w:fldChar w:fldCharType="separate"/>
            </w:r>
            <w:r>
              <w:rPr>
                <w:webHidden/>
              </w:rPr>
              <w:t>10</w:t>
            </w:r>
            <w:r>
              <w:rPr>
                <w:webHidden/>
              </w:rPr>
              <w:fldChar w:fldCharType="end"/>
            </w:r>
          </w:hyperlink>
        </w:p>
        <w:p w14:paraId="7775EF53" w14:textId="28AD07E3"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713" w:history="1">
            <w:r w:rsidRPr="00EC1C7F">
              <w:rPr>
                <w:rStyle w:val="Hyperlink"/>
              </w:rPr>
              <w:t>4.8</w:t>
            </w:r>
            <w:r>
              <w:rPr>
                <w:rFonts w:asciiTheme="minorHAnsi" w:eastAsiaTheme="minorEastAsia" w:hAnsiTheme="minorHAnsi" w:cstheme="minorBidi"/>
                <w:kern w:val="2"/>
                <w:sz w:val="24"/>
                <w:szCs w:val="24"/>
                <w14:ligatures w14:val="standardContextual"/>
              </w:rPr>
              <w:tab/>
            </w:r>
            <w:r w:rsidRPr="00EC1C7F">
              <w:rPr>
                <w:rStyle w:val="Hyperlink"/>
              </w:rPr>
              <w:t>Xcelerate</w:t>
            </w:r>
            <w:r>
              <w:rPr>
                <w:webHidden/>
              </w:rPr>
              <w:tab/>
            </w:r>
            <w:r>
              <w:rPr>
                <w:webHidden/>
              </w:rPr>
              <w:fldChar w:fldCharType="begin"/>
            </w:r>
            <w:r>
              <w:rPr>
                <w:webHidden/>
              </w:rPr>
              <w:instrText xml:space="preserve"> PAGEREF _Toc213161713 \h </w:instrText>
            </w:r>
            <w:r>
              <w:rPr>
                <w:webHidden/>
              </w:rPr>
            </w:r>
            <w:r>
              <w:rPr>
                <w:webHidden/>
              </w:rPr>
              <w:fldChar w:fldCharType="separate"/>
            </w:r>
            <w:r>
              <w:rPr>
                <w:webHidden/>
              </w:rPr>
              <w:t>10</w:t>
            </w:r>
            <w:r>
              <w:rPr>
                <w:webHidden/>
              </w:rPr>
              <w:fldChar w:fldCharType="end"/>
            </w:r>
          </w:hyperlink>
        </w:p>
        <w:p w14:paraId="026B3054" w14:textId="48C1FE8F" w:rsidR="008E3099" w:rsidRDefault="008E3099">
          <w:pPr>
            <w:pStyle w:val="TOC2"/>
            <w:tabs>
              <w:tab w:val="left" w:pos="2268"/>
            </w:tabs>
            <w:rPr>
              <w:rFonts w:asciiTheme="minorHAnsi" w:eastAsiaTheme="minorEastAsia" w:hAnsiTheme="minorHAnsi" w:cstheme="minorBidi"/>
              <w:kern w:val="2"/>
              <w:sz w:val="24"/>
              <w:szCs w:val="24"/>
              <w14:ligatures w14:val="standardContextual"/>
            </w:rPr>
          </w:pPr>
          <w:hyperlink w:anchor="_Toc213161714" w:history="1">
            <w:r w:rsidRPr="00EC1C7F">
              <w:rPr>
                <w:rStyle w:val="Hyperlink"/>
              </w:rPr>
              <w:t>4.9</w:t>
            </w:r>
            <w:r>
              <w:rPr>
                <w:rFonts w:asciiTheme="minorHAnsi" w:eastAsiaTheme="minorEastAsia" w:hAnsiTheme="minorHAnsi" w:cstheme="minorBidi"/>
                <w:kern w:val="2"/>
                <w:sz w:val="24"/>
                <w:szCs w:val="24"/>
                <w14:ligatures w14:val="standardContextual"/>
              </w:rPr>
              <w:tab/>
            </w:r>
            <w:r w:rsidRPr="00EC1C7F">
              <w:rPr>
                <w:rStyle w:val="Hyperlink"/>
              </w:rPr>
              <w:t>Finance EFR</w:t>
            </w:r>
            <w:r>
              <w:rPr>
                <w:webHidden/>
              </w:rPr>
              <w:tab/>
            </w:r>
            <w:r>
              <w:rPr>
                <w:webHidden/>
              </w:rPr>
              <w:fldChar w:fldCharType="begin"/>
            </w:r>
            <w:r>
              <w:rPr>
                <w:webHidden/>
              </w:rPr>
              <w:instrText xml:space="preserve"> PAGEREF _Toc213161714 \h </w:instrText>
            </w:r>
            <w:r>
              <w:rPr>
                <w:webHidden/>
              </w:rPr>
            </w:r>
            <w:r>
              <w:rPr>
                <w:webHidden/>
              </w:rPr>
              <w:fldChar w:fldCharType="separate"/>
            </w:r>
            <w:r>
              <w:rPr>
                <w:webHidden/>
              </w:rPr>
              <w:t>11</w:t>
            </w:r>
            <w:r>
              <w:rPr>
                <w:webHidden/>
              </w:rPr>
              <w:fldChar w:fldCharType="end"/>
            </w:r>
          </w:hyperlink>
        </w:p>
        <w:p w14:paraId="6529ACA7" w14:textId="0F5720B4" w:rsidR="008E3099" w:rsidRDefault="008E3099">
          <w:pPr>
            <w:pStyle w:val="TOC2"/>
            <w:tabs>
              <w:tab w:val="left" w:pos="2330"/>
            </w:tabs>
            <w:rPr>
              <w:rFonts w:asciiTheme="minorHAnsi" w:eastAsiaTheme="minorEastAsia" w:hAnsiTheme="minorHAnsi" w:cstheme="minorBidi"/>
              <w:kern w:val="2"/>
              <w:sz w:val="24"/>
              <w:szCs w:val="24"/>
              <w14:ligatures w14:val="standardContextual"/>
            </w:rPr>
          </w:pPr>
          <w:hyperlink w:anchor="_Toc213161715" w:history="1">
            <w:r w:rsidRPr="00EC1C7F">
              <w:rPr>
                <w:rStyle w:val="Hyperlink"/>
              </w:rPr>
              <w:t>4.10</w:t>
            </w:r>
            <w:r>
              <w:rPr>
                <w:rFonts w:asciiTheme="minorHAnsi" w:eastAsiaTheme="minorEastAsia" w:hAnsiTheme="minorHAnsi" w:cstheme="minorBidi"/>
                <w:kern w:val="2"/>
                <w:sz w:val="24"/>
                <w:szCs w:val="24"/>
                <w14:ligatures w14:val="standardContextual"/>
              </w:rPr>
              <w:tab/>
            </w:r>
            <w:r w:rsidRPr="00EC1C7F">
              <w:rPr>
                <w:rStyle w:val="Hyperlink"/>
              </w:rPr>
              <w:t>3E Excel Office Add-In</w:t>
            </w:r>
            <w:r>
              <w:rPr>
                <w:webHidden/>
              </w:rPr>
              <w:tab/>
            </w:r>
            <w:r>
              <w:rPr>
                <w:webHidden/>
              </w:rPr>
              <w:fldChar w:fldCharType="begin"/>
            </w:r>
            <w:r>
              <w:rPr>
                <w:webHidden/>
              </w:rPr>
              <w:instrText xml:space="preserve"> PAGEREF _Toc213161715 \h </w:instrText>
            </w:r>
            <w:r>
              <w:rPr>
                <w:webHidden/>
              </w:rPr>
            </w:r>
            <w:r>
              <w:rPr>
                <w:webHidden/>
              </w:rPr>
              <w:fldChar w:fldCharType="separate"/>
            </w:r>
            <w:r>
              <w:rPr>
                <w:webHidden/>
              </w:rPr>
              <w:t>11</w:t>
            </w:r>
            <w:r>
              <w:rPr>
                <w:webHidden/>
              </w:rPr>
              <w:fldChar w:fldCharType="end"/>
            </w:r>
          </w:hyperlink>
        </w:p>
        <w:p w14:paraId="0AD16DF9" w14:textId="0FC37F3A" w:rsidR="008E3099" w:rsidRDefault="008E3099">
          <w:pPr>
            <w:pStyle w:val="TOC1"/>
            <w:tabs>
              <w:tab w:val="left" w:pos="1701"/>
            </w:tabs>
            <w:rPr>
              <w:rFonts w:asciiTheme="minorHAnsi" w:eastAsiaTheme="minorEastAsia" w:hAnsiTheme="minorHAnsi" w:cstheme="minorBidi"/>
              <w:noProof/>
              <w:kern w:val="2"/>
              <w:sz w:val="24"/>
              <w:szCs w:val="24"/>
              <w:lang w:eastAsia="en-AU"/>
              <w14:ligatures w14:val="standardContextual"/>
            </w:rPr>
          </w:pPr>
          <w:hyperlink w:anchor="_Toc213161716" w:history="1">
            <w:r w:rsidRPr="00EC1C7F">
              <w:rPr>
                <w:rStyle w:val="Hyperlink"/>
                <w:rFonts w:cs="Arial"/>
                <w:noProof/>
              </w:rPr>
              <w:t>5</w:t>
            </w:r>
            <w:r>
              <w:rPr>
                <w:rFonts w:asciiTheme="minorHAnsi" w:eastAsiaTheme="minorEastAsia" w:hAnsiTheme="minorHAnsi" w:cstheme="minorBidi"/>
                <w:noProof/>
                <w:kern w:val="2"/>
                <w:sz w:val="24"/>
                <w:szCs w:val="24"/>
                <w:lang w:eastAsia="en-AU"/>
                <w14:ligatures w14:val="standardContextual"/>
              </w:rPr>
              <w:tab/>
            </w:r>
            <w:r w:rsidRPr="00EC1C7F">
              <w:rPr>
                <w:rStyle w:val="Hyperlink"/>
                <w:rFonts w:cs="Arial"/>
                <w:noProof/>
              </w:rPr>
              <w:t>Additional Information</w:t>
            </w:r>
            <w:r>
              <w:rPr>
                <w:noProof/>
                <w:webHidden/>
              </w:rPr>
              <w:tab/>
            </w:r>
            <w:r>
              <w:rPr>
                <w:noProof/>
                <w:webHidden/>
              </w:rPr>
              <w:fldChar w:fldCharType="begin"/>
            </w:r>
            <w:r>
              <w:rPr>
                <w:noProof/>
                <w:webHidden/>
              </w:rPr>
              <w:instrText xml:space="preserve"> PAGEREF _Toc213161716 \h </w:instrText>
            </w:r>
            <w:r>
              <w:rPr>
                <w:noProof/>
                <w:webHidden/>
              </w:rPr>
            </w:r>
            <w:r>
              <w:rPr>
                <w:noProof/>
                <w:webHidden/>
              </w:rPr>
              <w:fldChar w:fldCharType="separate"/>
            </w:r>
            <w:r>
              <w:rPr>
                <w:noProof/>
                <w:webHidden/>
              </w:rPr>
              <w:t>12</w:t>
            </w:r>
            <w:r>
              <w:rPr>
                <w:noProof/>
                <w:webHidden/>
              </w:rPr>
              <w:fldChar w:fldCharType="end"/>
            </w:r>
          </w:hyperlink>
        </w:p>
        <w:p w14:paraId="1F7491C5" w14:textId="73A87AFD" w:rsidR="008E3099" w:rsidRDefault="008E3099">
          <w:pPr>
            <w:pStyle w:val="TOC1"/>
            <w:tabs>
              <w:tab w:val="left" w:pos="1701"/>
            </w:tabs>
            <w:rPr>
              <w:rFonts w:asciiTheme="minorHAnsi" w:eastAsiaTheme="minorEastAsia" w:hAnsiTheme="minorHAnsi" w:cstheme="minorBidi"/>
              <w:noProof/>
              <w:kern w:val="2"/>
              <w:sz w:val="24"/>
              <w:szCs w:val="24"/>
              <w:lang w:eastAsia="en-AU"/>
              <w14:ligatures w14:val="standardContextual"/>
            </w:rPr>
          </w:pPr>
          <w:hyperlink w:anchor="_Toc213161717" w:history="1">
            <w:r w:rsidRPr="00EC1C7F">
              <w:rPr>
                <w:rStyle w:val="Hyperlink"/>
                <w:rFonts w:cs="Arial"/>
                <w:noProof/>
              </w:rPr>
              <w:t>6</w:t>
            </w:r>
            <w:r>
              <w:rPr>
                <w:rFonts w:asciiTheme="minorHAnsi" w:eastAsiaTheme="minorEastAsia" w:hAnsiTheme="minorHAnsi" w:cstheme="minorBidi"/>
                <w:noProof/>
                <w:kern w:val="2"/>
                <w:sz w:val="24"/>
                <w:szCs w:val="24"/>
                <w:lang w:eastAsia="en-AU"/>
                <w14:ligatures w14:val="standardContextual"/>
              </w:rPr>
              <w:tab/>
            </w:r>
            <w:r w:rsidRPr="00EC1C7F">
              <w:rPr>
                <w:rStyle w:val="Hyperlink"/>
                <w:noProof/>
              </w:rPr>
              <w:t>Revisions</w:t>
            </w:r>
            <w:r>
              <w:rPr>
                <w:noProof/>
                <w:webHidden/>
              </w:rPr>
              <w:tab/>
            </w:r>
            <w:r>
              <w:rPr>
                <w:noProof/>
                <w:webHidden/>
              </w:rPr>
              <w:fldChar w:fldCharType="begin"/>
            </w:r>
            <w:r>
              <w:rPr>
                <w:noProof/>
                <w:webHidden/>
              </w:rPr>
              <w:instrText xml:space="preserve"> PAGEREF _Toc213161717 \h </w:instrText>
            </w:r>
            <w:r>
              <w:rPr>
                <w:noProof/>
                <w:webHidden/>
              </w:rPr>
            </w:r>
            <w:r>
              <w:rPr>
                <w:noProof/>
                <w:webHidden/>
              </w:rPr>
              <w:fldChar w:fldCharType="separate"/>
            </w:r>
            <w:r>
              <w:rPr>
                <w:noProof/>
                <w:webHidden/>
              </w:rPr>
              <w:t>12</w:t>
            </w:r>
            <w:r>
              <w:rPr>
                <w:noProof/>
                <w:webHidden/>
              </w:rPr>
              <w:fldChar w:fldCharType="end"/>
            </w:r>
          </w:hyperlink>
        </w:p>
        <w:p w14:paraId="560901C4" w14:textId="0A253587" w:rsidR="008E3099" w:rsidRDefault="008E3099">
          <w:pPr>
            <w:pStyle w:val="TOC1"/>
            <w:tabs>
              <w:tab w:val="left" w:pos="1701"/>
            </w:tabs>
            <w:rPr>
              <w:rFonts w:asciiTheme="minorHAnsi" w:eastAsiaTheme="minorEastAsia" w:hAnsiTheme="minorHAnsi" w:cstheme="minorBidi"/>
              <w:noProof/>
              <w:kern w:val="2"/>
              <w:sz w:val="24"/>
              <w:szCs w:val="24"/>
              <w:lang w:eastAsia="en-AU"/>
              <w14:ligatures w14:val="standardContextual"/>
            </w:rPr>
          </w:pPr>
          <w:hyperlink w:anchor="_Toc213161718" w:history="1">
            <w:r w:rsidRPr="00EC1C7F">
              <w:rPr>
                <w:rStyle w:val="Hyperlink"/>
                <w:rFonts w:cs="Arial"/>
                <w:noProof/>
              </w:rPr>
              <w:t>7</w:t>
            </w:r>
            <w:r>
              <w:rPr>
                <w:rFonts w:asciiTheme="minorHAnsi" w:eastAsiaTheme="minorEastAsia" w:hAnsiTheme="minorHAnsi" w:cstheme="minorBidi"/>
                <w:noProof/>
                <w:kern w:val="2"/>
                <w:sz w:val="24"/>
                <w:szCs w:val="24"/>
                <w:lang w:eastAsia="en-AU"/>
                <w14:ligatures w14:val="standardContextual"/>
              </w:rPr>
              <w:tab/>
            </w:r>
            <w:r w:rsidRPr="00EC1C7F">
              <w:rPr>
                <w:rStyle w:val="Hyperlink"/>
                <w:noProof/>
              </w:rPr>
              <w:t>Document</w:t>
            </w:r>
            <w:r w:rsidRPr="00EC1C7F">
              <w:rPr>
                <w:rStyle w:val="Hyperlink"/>
                <w:rFonts w:cs="Arial"/>
                <w:noProof/>
              </w:rPr>
              <w:t xml:space="preserve"> History</w:t>
            </w:r>
            <w:r>
              <w:rPr>
                <w:noProof/>
                <w:webHidden/>
              </w:rPr>
              <w:tab/>
            </w:r>
            <w:r>
              <w:rPr>
                <w:noProof/>
                <w:webHidden/>
              </w:rPr>
              <w:fldChar w:fldCharType="begin"/>
            </w:r>
            <w:r>
              <w:rPr>
                <w:noProof/>
                <w:webHidden/>
              </w:rPr>
              <w:instrText xml:space="preserve"> PAGEREF _Toc213161718 \h </w:instrText>
            </w:r>
            <w:r>
              <w:rPr>
                <w:noProof/>
                <w:webHidden/>
              </w:rPr>
            </w:r>
            <w:r>
              <w:rPr>
                <w:noProof/>
                <w:webHidden/>
              </w:rPr>
              <w:fldChar w:fldCharType="separate"/>
            </w:r>
            <w:r>
              <w:rPr>
                <w:noProof/>
                <w:webHidden/>
              </w:rPr>
              <w:t>12</w:t>
            </w:r>
            <w:r>
              <w:rPr>
                <w:noProof/>
                <w:webHidden/>
              </w:rPr>
              <w:fldChar w:fldCharType="end"/>
            </w:r>
          </w:hyperlink>
        </w:p>
        <w:p w14:paraId="329595D2" w14:textId="454888B3" w:rsidR="008E3099" w:rsidRDefault="008E3099">
          <w:pPr>
            <w:pStyle w:val="TOC1"/>
            <w:tabs>
              <w:tab w:val="left" w:pos="1701"/>
            </w:tabs>
            <w:rPr>
              <w:rFonts w:asciiTheme="minorHAnsi" w:eastAsiaTheme="minorEastAsia" w:hAnsiTheme="minorHAnsi" w:cstheme="minorBidi"/>
              <w:noProof/>
              <w:kern w:val="2"/>
              <w:sz w:val="24"/>
              <w:szCs w:val="24"/>
              <w:lang w:eastAsia="en-AU"/>
              <w14:ligatures w14:val="standardContextual"/>
            </w:rPr>
          </w:pPr>
          <w:hyperlink w:anchor="_Toc213161719" w:history="1">
            <w:r w:rsidRPr="00EC1C7F">
              <w:rPr>
                <w:rStyle w:val="Hyperlink"/>
                <w:rFonts w:cs="Arial"/>
                <w:noProof/>
              </w:rPr>
              <w:t>8</w:t>
            </w:r>
            <w:r>
              <w:rPr>
                <w:rFonts w:asciiTheme="minorHAnsi" w:eastAsiaTheme="minorEastAsia" w:hAnsiTheme="minorHAnsi" w:cstheme="minorBidi"/>
                <w:noProof/>
                <w:kern w:val="2"/>
                <w:sz w:val="24"/>
                <w:szCs w:val="24"/>
                <w:lang w:eastAsia="en-AU"/>
                <w14:ligatures w14:val="standardContextual"/>
              </w:rPr>
              <w:tab/>
            </w:r>
            <w:r w:rsidRPr="00EC1C7F">
              <w:rPr>
                <w:rStyle w:val="Hyperlink"/>
                <w:noProof/>
              </w:rPr>
              <w:t>Document</w:t>
            </w:r>
            <w:r w:rsidRPr="00EC1C7F">
              <w:rPr>
                <w:rStyle w:val="Hyperlink"/>
                <w:rFonts w:cs="Arial"/>
                <w:noProof/>
              </w:rPr>
              <w:t xml:space="preserve"> Control Log</w:t>
            </w:r>
            <w:r>
              <w:rPr>
                <w:noProof/>
                <w:webHidden/>
              </w:rPr>
              <w:tab/>
            </w:r>
            <w:r>
              <w:rPr>
                <w:noProof/>
                <w:webHidden/>
              </w:rPr>
              <w:fldChar w:fldCharType="begin"/>
            </w:r>
            <w:r>
              <w:rPr>
                <w:noProof/>
                <w:webHidden/>
              </w:rPr>
              <w:instrText xml:space="preserve"> PAGEREF _Toc213161719 \h </w:instrText>
            </w:r>
            <w:r>
              <w:rPr>
                <w:noProof/>
                <w:webHidden/>
              </w:rPr>
            </w:r>
            <w:r>
              <w:rPr>
                <w:noProof/>
                <w:webHidden/>
              </w:rPr>
              <w:fldChar w:fldCharType="separate"/>
            </w:r>
            <w:r>
              <w:rPr>
                <w:noProof/>
                <w:webHidden/>
              </w:rPr>
              <w:t>12</w:t>
            </w:r>
            <w:r>
              <w:rPr>
                <w:noProof/>
                <w:webHidden/>
              </w:rPr>
              <w:fldChar w:fldCharType="end"/>
            </w:r>
          </w:hyperlink>
        </w:p>
        <w:p w14:paraId="1766C706" w14:textId="2FA1560F" w:rsidR="00BD342A" w:rsidRDefault="0096647E">
          <w:pPr>
            <w:rPr>
              <w:b/>
              <w:bCs/>
              <w:noProof/>
            </w:rPr>
          </w:pPr>
          <w:r>
            <w:rPr>
              <w:b/>
              <w:bCs/>
              <w:noProof/>
            </w:rPr>
            <w:fldChar w:fldCharType="end"/>
          </w:r>
        </w:p>
        <w:p w14:paraId="40A522FA" w14:textId="784762D4" w:rsidR="008157AE" w:rsidRPr="00BD342A" w:rsidRDefault="0096647E">
          <w:pPr>
            <w:spacing w:line="240" w:lineRule="auto"/>
            <w:rPr>
              <w:b/>
              <w:bCs/>
              <w:noProof/>
            </w:rPr>
          </w:pPr>
          <w:r>
            <w:rPr>
              <w:b/>
              <w:bCs/>
              <w:noProof/>
            </w:rPr>
            <w:lastRenderedPageBreak/>
            <w:br w:type="page"/>
          </w:r>
        </w:p>
      </w:sdtContent>
    </w:sdt>
    <w:bookmarkStart w:id="3" w:name="_Toc467503553" w:displacedByCustomXml="prev"/>
    <w:bookmarkStart w:id="4" w:name="txtDictionary" w:displacedByCustomXml="prev"/>
    <w:p w14:paraId="1795FB7B" w14:textId="62486F7F" w:rsidR="00342D3D" w:rsidRPr="004D3BD2" w:rsidRDefault="006901C2" w:rsidP="004D3BD2">
      <w:pPr>
        <w:pStyle w:val="Heading1"/>
        <w:numPr>
          <w:ilvl w:val="0"/>
          <w:numId w:val="34"/>
        </w:numPr>
        <w:ind w:left="284" w:hanging="284"/>
      </w:pPr>
      <w:bookmarkStart w:id="5" w:name="_Toc213161688"/>
      <w:bookmarkEnd w:id="3"/>
      <w:r w:rsidRPr="004D3BD2">
        <w:lastRenderedPageBreak/>
        <w:t>Purpose</w:t>
      </w:r>
      <w:bookmarkEnd w:id="5"/>
    </w:p>
    <w:p w14:paraId="6B115E7B" w14:textId="2E90FB48" w:rsidR="002A2FAD" w:rsidRPr="002379C2" w:rsidRDefault="009D7612" w:rsidP="002A2FAD">
      <w:pPr>
        <w:pStyle w:val="BodyText"/>
        <w:ind w:left="0"/>
        <w:jc w:val="both"/>
        <w:rPr>
          <w:rFonts w:cs="Arial"/>
        </w:rPr>
      </w:pPr>
      <w:r w:rsidRPr="007B2960">
        <w:t>This document’s purpose is to describe the installation procedure of Windows 10 (v 1803) Finance Applications for Airwatch Devices within G+T. It covers details regarding the available finance applications, their utility features, online and offline software packaging locations, installation requisites, data backup, and restore procedures</w:t>
      </w:r>
      <w:r w:rsidR="006F4579" w:rsidRPr="006F4579">
        <w:rPr>
          <w:rFonts w:cs="Arial"/>
          <w:color w:val="000000"/>
          <w:shd w:val="clear" w:color="auto" w:fill="FFFFFF"/>
        </w:rPr>
        <w:t>.</w:t>
      </w:r>
    </w:p>
    <w:p w14:paraId="77AFF65D" w14:textId="65642B10" w:rsidR="00D65BA2" w:rsidRDefault="00F80000" w:rsidP="004D3BD2">
      <w:pPr>
        <w:pStyle w:val="Heading1"/>
        <w:numPr>
          <w:ilvl w:val="0"/>
          <w:numId w:val="34"/>
        </w:numPr>
        <w:ind w:left="284" w:hanging="284"/>
        <w:rPr>
          <w:rFonts w:cs="Arial"/>
        </w:rPr>
      </w:pPr>
      <w:bookmarkStart w:id="6" w:name="_Toc213161689"/>
      <w:r w:rsidRPr="004D3BD2">
        <w:t>Scope</w:t>
      </w:r>
      <w:bookmarkEnd w:id="6"/>
      <w:r w:rsidR="0096647E">
        <w:rPr>
          <w:rFonts w:cs="Arial"/>
        </w:rPr>
        <w:tab/>
      </w:r>
    </w:p>
    <w:p w14:paraId="18B81925" w14:textId="4CB2633B" w:rsidR="0056465F" w:rsidRPr="00CD2A77" w:rsidRDefault="002A5579" w:rsidP="000B6D3D">
      <w:pPr>
        <w:pStyle w:val="FO1Legal"/>
        <w:ind w:left="0"/>
        <w:jc w:val="both"/>
        <w:rPr>
          <w:sz w:val="20"/>
        </w:rPr>
      </w:pPr>
      <w:bookmarkStart w:id="7" w:name="_Toc116998513"/>
      <w:bookmarkStart w:id="8" w:name="_Toc120594093"/>
      <w:bookmarkStart w:id="9" w:name="_Toc125537553"/>
      <w:bookmarkStart w:id="10" w:name="txtFirstHeading"/>
      <w:bookmarkEnd w:id="7"/>
      <w:bookmarkEnd w:id="8"/>
      <w:bookmarkEnd w:id="9"/>
      <w:bookmarkEnd w:id="10"/>
      <w:bookmarkEnd w:id="4"/>
      <w:r w:rsidRPr="002A5579">
        <w:rPr>
          <w:sz w:val="20"/>
        </w:rPr>
        <w:t xml:space="preserve">The </w:t>
      </w:r>
      <w:r w:rsidR="0056465F">
        <w:rPr>
          <w:sz w:val="20"/>
        </w:rPr>
        <w:t>scope of this guide includes all staff who have or are responsible for Windows 10 (v 1803) Finance Applications for Airwatch Devices (or any form of access that supports or requires this installation) on any system that resides at G+T, has access to the G+T network, or stores any non-publi</w:t>
      </w:r>
      <w:r w:rsidR="00CD2A77">
        <w:rPr>
          <w:sz w:val="20"/>
        </w:rPr>
        <w:t>c</w:t>
      </w:r>
      <w:r w:rsidR="0056465F">
        <w:rPr>
          <w:sz w:val="20"/>
        </w:rPr>
        <w:t xml:space="preserve"> G+T information.</w:t>
      </w:r>
    </w:p>
    <w:p w14:paraId="6B29134F" w14:textId="2054DC59" w:rsidR="00663271" w:rsidRDefault="0096647E" w:rsidP="004D3BD2">
      <w:pPr>
        <w:pStyle w:val="Heading1"/>
        <w:numPr>
          <w:ilvl w:val="0"/>
          <w:numId w:val="34"/>
        </w:numPr>
        <w:ind w:left="284" w:hanging="284"/>
        <w:rPr>
          <w:rFonts w:cs="Arial"/>
        </w:rPr>
      </w:pPr>
      <w:bookmarkStart w:id="11" w:name="_Toc213161690"/>
      <w:r w:rsidRPr="004D3BD2">
        <w:t>Audience</w:t>
      </w:r>
      <w:bookmarkStart w:id="12" w:name="_Toc467503555"/>
      <w:bookmarkEnd w:id="11"/>
    </w:p>
    <w:p w14:paraId="0F63A86B" w14:textId="1B75CC84" w:rsidR="001D2F3A" w:rsidRPr="00BD2A22" w:rsidRDefault="0025703D" w:rsidP="001D2F3A">
      <w:pPr>
        <w:pStyle w:val="BodyText"/>
        <w:shd w:val="clear" w:color="auto" w:fill="FFFFFF"/>
        <w:ind w:left="0"/>
        <w:jc w:val="both"/>
        <w:rPr>
          <w:rFonts w:cs="Arial"/>
        </w:rPr>
      </w:pPr>
      <w:r w:rsidRPr="00EB6F49">
        <w:t>The section identifies the individuals</w:t>
      </w:r>
      <w:r>
        <w:t xml:space="preserve">/teams with </w:t>
      </w:r>
      <w:r w:rsidR="00BA2272">
        <w:t>a stake</w:t>
      </w:r>
      <w:r>
        <w:t xml:space="preserve"> in getting the Finance applications configured on their Windows 10 supported Airwatch devices. </w:t>
      </w:r>
      <w:r w:rsidRPr="00F660A3">
        <w:t>Below are the collaborators who can actively participate in defining or</w:t>
      </w:r>
      <w:r>
        <w:t xml:space="preserve"> changing the standard installation and backup procedure of these applications within G+T</w:t>
      </w:r>
      <w:r w:rsidR="006328E9" w:rsidRPr="00BD2A22">
        <w:rPr>
          <w:rFonts w:cs="Arial"/>
          <w:color w:val="000000"/>
        </w:rPr>
        <w:t>:</w:t>
      </w:r>
    </w:p>
    <w:p w14:paraId="2648009C" w14:textId="19215920" w:rsidR="0012146E" w:rsidRDefault="0025703D" w:rsidP="0025703D">
      <w:pPr>
        <w:pStyle w:val="BodyText"/>
        <w:numPr>
          <w:ilvl w:val="0"/>
          <w:numId w:val="26"/>
        </w:numPr>
        <w:shd w:val="clear" w:color="auto" w:fill="FFFFFF"/>
        <w:jc w:val="both"/>
        <w:rPr>
          <w:rFonts w:cs="Arial"/>
        </w:rPr>
      </w:pPr>
      <w:r>
        <w:rPr>
          <w:rFonts w:cs="Arial"/>
        </w:rPr>
        <w:t>Service Desk Team</w:t>
      </w:r>
    </w:p>
    <w:p w14:paraId="01DD035C" w14:textId="664F6D10" w:rsidR="00775A68" w:rsidRPr="0025703D" w:rsidRDefault="00775A68" w:rsidP="0025703D">
      <w:pPr>
        <w:pStyle w:val="BodyText"/>
        <w:numPr>
          <w:ilvl w:val="0"/>
          <w:numId w:val="26"/>
        </w:numPr>
        <w:shd w:val="clear" w:color="auto" w:fill="FFFFFF"/>
        <w:jc w:val="both"/>
        <w:rPr>
          <w:rFonts w:cs="Arial"/>
        </w:rPr>
      </w:pPr>
      <w:r>
        <w:rPr>
          <w:rFonts w:cs="Arial"/>
        </w:rPr>
        <w:t>Infrastructure EUC Team</w:t>
      </w:r>
    </w:p>
    <w:p w14:paraId="226C6109" w14:textId="0938205A" w:rsidR="009510FF" w:rsidRDefault="000D3DA4" w:rsidP="004D3BD2">
      <w:pPr>
        <w:pStyle w:val="Heading1"/>
        <w:numPr>
          <w:ilvl w:val="0"/>
          <w:numId w:val="34"/>
        </w:numPr>
        <w:ind w:left="284" w:hanging="284"/>
        <w:rPr>
          <w:rFonts w:cs="Arial"/>
        </w:rPr>
      </w:pPr>
      <w:bookmarkStart w:id="13" w:name="_Toc213161691"/>
      <w:bookmarkEnd w:id="12"/>
      <w:r>
        <w:rPr>
          <w:rFonts w:cs="Arial"/>
        </w:rPr>
        <w:t>Finance Applications</w:t>
      </w:r>
      <w:bookmarkEnd w:id="13"/>
    </w:p>
    <w:p w14:paraId="0AC53649" w14:textId="4B1DD5C1" w:rsidR="000E50D6" w:rsidRPr="008A5FD6" w:rsidRDefault="00A431D6" w:rsidP="008A5FD6">
      <w:pPr>
        <w:pStyle w:val="BodyText"/>
        <w:shd w:val="clear" w:color="auto" w:fill="FFFFFF"/>
        <w:ind w:left="0"/>
        <w:jc w:val="both"/>
        <w:rPr>
          <w:rFonts w:cs="Arial"/>
          <w:color w:val="000000"/>
        </w:rPr>
      </w:pPr>
      <w:r w:rsidRPr="00FA2A10">
        <w:t>The section lists down the on-demand and available finance applications and services, which the SD team requires to set up within their systems for different purposes. For each mentioned application/service, you can view information related to its installation process, requisites, packaging location, URLs to download the software, and more</w:t>
      </w:r>
      <w:r w:rsidR="00401C14" w:rsidRPr="00401C14">
        <w:rPr>
          <w:rFonts w:cs="Arial"/>
          <w:color w:val="000000"/>
        </w:rPr>
        <w:t>.</w:t>
      </w:r>
    </w:p>
    <w:p w14:paraId="4C8831F9" w14:textId="77777777" w:rsidR="00864C01" w:rsidRPr="00864C01" w:rsidRDefault="00864C01" w:rsidP="00864C01">
      <w:pPr>
        <w:pStyle w:val="ListParagraph"/>
        <w:keepNext/>
        <w:numPr>
          <w:ilvl w:val="0"/>
          <w:numId w:val="39"/>
        </w:numPr>
        <w:spacing w:after="240" w:line="240" w:lineRule="atLeast"/>
        <w:contextualSpacing w:val="0"/>
        <w:outlineLvl w:val="1"/>
        <w:rPr>
          <w:b/>
          <w:vanish/>
          <w:color w:val="auto"/>
        </w:rPr>
      </w:pPr>
      <w:bookmarkStart w:id="14" w:name="_Toc138403772"/>
      <w:bookmarkStart w:id="15" w:name="_Toc138403971"/>
      <w:bookmarkStart w:id="16" w:name="_Toc200030279"/>
      <w:bookmarkStart w:id="17" w:name="_Toc200030931"/>
      <w:bookmarkStart w:id="18" w:name="_Toc200030974"/>
      <w:bookmarkStart w:id="19" w:name="_Toc200031131"/>
      <w:bookmarkStart w:id="20" w:name="_Toc200031162"/>
      <w:bookmarkStart w:id="21" w:name="_Toc200033640"/>
      <w:bookmarkStart w:id="22" w:name="_Toc200040996"/>
      <w:bookmarkStart w:id="23" w:name="_Toc200047810"/>
      <w:bookmarkStart w:id="24" w:name="_Toc200102633"/>
      <w:bookmarkStart w:id="25" w:name="_Toc213161507"/>
      <w:bookmarkStart w:id="26" w:name="_Toc213161692"/>
      <w:bookmarkEnd w:id="14"/>
      <w:bookmarkEnd w:id="15"/>
      <w:bookmarkEnd w:id="16"/>
      <w:bookmarkEnd w:id="17"/>
      <w:bookmarkEnd w:id="18"/>
      <w:bookmarkEnd w:id="19"/>
      <w:bookmarkEnd w:id="20"/>
      <w:bookmarkEnd w:id="21"/>
      <w:bookmarkEnd w:id="22"/>
      <w:bookmarkEnd w:id="23"/>
      <w:bookmarkEnd w:id="24"/>
      <w:bookmarkEnd w:id="25"/>
      <w:bookmarkEnd w:id="26"/>
    </w:p>
    <w:p w14:paraId="214CC8E9" w14:textId="77777777" w:rsidR="00864C01" w:rsidRPr="00864C01" w:rsidRDefault="00864C01" w:rsidP="00864C01">
      <w:pPr>
        <w:pStyle w:val="ListParagraph"/>
        <w:keepNext/>
        <w:numPr>
          <w:ilvl w:val="0"/>
          <w:numId w:val="39"/>
        </w:numPr>
        <w:spacing w:after="240" w:line="240" w:lineRule="atLeast"/>
        <w:contextualSpacing w:val="0"/>
        <w:outlineLvl w:val="1"/>
        <w:rPr>
          <w:b/>
          <w:vanish/>
          <w:color w:val="auto"/>
        </w:rPr>
      </w:pPr>
      <w:bookmarkStart w:id="27" w:name="_Toc138403773"/>
      <w:bookmarkStart w:id="28" w:name="_Toc138403972"/>
      <w:bookmarkStart w:id="29" w:name="_Toc200030280"/>
      <w:bookmarkStart w:id="30" w:name="_Toc200030932"/>
      <w:bookmarkStart w:id="31" w:name="_Toc200030975"/>
      <w:bookmarkStart w:id="32" w:name="_Toc200031132"/>
      <w:bookmarkStart w:id="33" w:name="_Toc200031163"/>
      <w:bookmarkStart w:id="34" w:name="_Toc200033641"/>
      <w:bookmarkStart w:id="35" w:name="_Toc200040997"/>
      <w:bookmarkStart w:id="36" w:name="_Toc200047811"/>
      <w:bookmarkStart w:id="37" w:name="_Toc200102634"/>
      <w:bookmarkStart w:id="38" w:name="_Toc213161508"/>
      <w:bookmarkStart w:id="39" w:name="_Toc213161693"/>
      <w:bookmarkEnd w:id="27"/>
      <w:bookmarkEnd w:id="28"/>
      <w:bookmarkEnd w:id="29"/>
      <w:bookmarkEnd w:id="30"/>
      <w:bookmarkEnd w:id="31"/>
      <w:bookmarkEnd w:id="32"/>
      <w:bookmarkEnd w:id="33"/>
      <w:bookmarkEnd w:id="34"/>
      <w:bookmarkEnd w:id="35"/>
      <w:bookmarkEnd w:id="36"/>
      <w:bookmarkEnd w:id="37"/>
      <w:bookmarkEnd w:id="38"/>
      <w:bookmarkEnd w:id="39"/>
    </w:p>
    <w:p w14:paraId="1EBC4BA5" w14:textId="77777777" w:rsidR="00864C01" w:rsidRPr="00864C01" w:rsidRDefault="00864C01" w:rsidP="00864C01">
      <w:pPr>
        <w:pStyle w:val="ListParagraph"/>
        <w:keepNext/>
        <w:numPr>
          <w:ilvl w:val="0"/>
          <w:numId w:val="39"/>
        </w:numPr>
        <w:spacing w:after="240" w:line="240" w:lineRule="atLeast"/>
        <w:contextualSpacing w:val="0"/>
        <w:outlineLvl w:val="1"/>
        <w:rPr>
          <w:b/>
          <w:vanish/>
          <w:color w:val="auto"/>
        </w:rPr>
      </w:pPr>
      <w:bookmarkStart w:id="40" w:name="_Toc138403774"/>
      <w:bookmarkStart w:id="41" w:name="_Toc138403973"/>
      <w:bookmarkStart w:id="42" w:name="_Toc200030281"/>
      <w:bookmarkStart w:id="43" w:name="_Toc200030933"/>
      <w:bookmarkStart w:id="44" w:name="_Toc200030976"/>
      <w:bookmarkStart w:id="45" w:name="_Toc200031133"/>
      <w:bookmarkStart w:id="46" w:name="_Toc200031164"/>
      <w:bookmarkStart w:id="47" w:name="_Toc200033642"/>
      <w:bookmarkStart w:id="48" w:name="_Toc200040998"/>
      <w:bookmarkStart w:id="49" w:name="_Toc200047812"/>
      <w:bookmarkStart w:id="50" w:name="_Toc200102635"/>
      <w:bookmarkStart w:id="51" w:name="_Toc213161509"/>
      <w:bookmarkStart w:id="52" w:name="_Toc213161694"/>
      <w:bookmarkEnd w:id="40"/>
      <w:bookmarkEnd w:id="41"/>
      <w:bookmarkEnd w:id="42"/>
      <w:bookmarkEnd w:id="43"/>
      <w:bookmarkEnd w:id="44"/>
      <w:bookmarkEnd w:id="45"/>
      <w:bookmarkEnd w:id="46"/>
      <w:bookmarkEnd w:id="47"/>
      <w:bookmarkEnd w:id="48"/>
      <w:bookmarkEnd w:id="49"/>
      <w:bookmarkEnd w:id="50"/>
      <w:bookmarkEnd w:id="51"/>
      <w:bookmarkEnd w:id="52"/>
    </w:p>
    <w:p w14:paraId="22669C09" w14:textId="77777777" w:rsidR="00864C01" w:rsidRPr="00864C01" w:rsidRDefault="00864C01" w:rsidP="00864C01">
      <w:pPr>
        <w:pStyle w:val="ListParagraph"/>
        <w:keepNext/>
        <w:numPr>
          <w:ilvl w:val="0"/>
          <w:numId w:val="39"/>
        </w:numPr>
        <w:spacing w:after="240" w:line="240" w:lineRule="atLeast"/>
        <w:contextualSpacing w:val="0"/>
        <w:outlineLvl w:val="1"/>
        <w:rPr>
          <w:b/>
          <w:vanish/>
          <w:color w:val="auto"/>
        </w:rPr>
      </w:pPr>
      <w:bookmarkStart w:id="53" w:name="_Toc138403775"/>
      <w:bookmarkStart w:id="54" w:name="_Toc138403974"/>
      <w:bookmarkStart w:id="55" w:name="_Toc200030282"/>
      <w:bookmarkStart w:id="56" w:name="_Toc200030934"/>
      <w:bookmarkStart w:id="57" w:name="_Toc200030977"/>
      <w:bookmarkStart w:id="58" w:name="_Toc200031134"/>
      <w:bookmarkStart w:id="59" w:name="_Toc200031165"/>
      <w:bookmarkStart w:id="60" w:name="_Toc200033643"/>
      <w:bookmarkStart w:id="61" w:name="_Toc200040999"/>
      <w:bookmarkStart w:id="62" w:name="_Toc200047813"/>
      <w:bookmarkStart w:id="63" w:name="_Toc200102636"/>
      <w:bookmarkStart w:id="64" w:name="_Toc213161510"/>
      <w:bookmarkStart w:id="65" w:name="_Toc213161695"/>
      <w:bookmarkEnd w:id="53"/>
      <w:bookmarkEnd w:id="54"/>
      <w:bookmarkEnd w:id="55"/>
      <w:bookmarkEnd w:id="56"/>
      <w:bookmarkEnd w:id="57"/>
      <w:bookmarkEnd w:id="58"/>
      <w:bookmarkEnd w:id="59"/>
      <w:bookmarkEnd w:id="60"/>
      <w:bookmarkEnd w:id="61"/>
      <w:bookmarkEnd w:id="62"/>
      <w:bookmarkEnd w:id="63"/>
      <w:bookmarkEnd w:id="64"/>
      <w:bookmarkEnd w:id="65"/>
    </w:p>
    <w:p w14:paraId="065DA586" w14:textId="31EDFB02" w:rsidR="00056377" w:rsidRPr="00056377" w:rsidRDefault="00627D17" w:rsidP="00864C01">
      <w:pPr>
        <w:pStyle w:val="Heading2"/>
        <w:numPr>
          <w:ilvl w:val="1"/>
          <w:numId w:val="39"/>
        </w:numPr>
      </w:pPr>
      <w:bookmarkStart w:id="66" w:name="_Toc213161696"/>
      <w:r>
        <w:t>ATO ECI</w:t>
      </w:r>
      <w:bookmarkEnd w:id="66"/>
    </w:p>
    <w:p w14:paraId="5C75E4E9" w14:textId="17CAB601" w:rsidR="00114261" w:rsidRPr="008A5FD6" w:rsidRDefault="008327C8" w:rsidP="008A5FD6">
      <w:pPr>
        <w:spacing w:line="240" w:lineRule="auto"/>
        <w:jc w:val="both"/>
      </w:pPr>
      <w:r>
        <w:t>The finance team can access the following location to install the ATO ECI application:</w:t>
      </w:r>
      <w:r w:rsidR="008A5FD6">
        <w:t xml:space="preserve"> </w:t>
      </w:r>
      <w:r w:rsidR="00114261" w:rsidRPr="00114261">
        <w:rPr>
          <w:rStyle w:val="Hyperlink"/>
        </w:rPr>
        <w:t>\\sydney.gtlaw.com.au\shares\apps\Finance\ATO ECI software</w:t>
      </w:r>
    </w:p>
    <w:p w14:paraId="21472DF8" w14:textId="77777777" w:rsidR="00114261" w:rsidRDefault="00114261" w:rsidP="00790814">
      <w:pPr>
        <w:spacing w:line="240" w:lineRule="auto"/>
        <w:rPr>
          <w:rFonts w:cs="Arial"/>
          <w:b/>
          <w:bCs/>
          <w:color w:val="000000"/>
        </w:rPr>
      </w:pPr>
    </w:p>
    <w:p w14:paraId="5773E82B" w14:textId="58684930" w:rsidR="00670A79" w:rsidRPr="008A5FD6" w:rsidRDefault="00670A79" w:rsidP="008A5FD6">
      <w:pPr>
        <w:pStyle w:val="BodyText"/>
        <w:ind w:left="0"/>
        <w:jc w:val="both"/>
      </w:pPr>
      <w:r>
        <w:t xml:space="preserve">Liz, Nyree, Bambi, and Tim from the Finance team </w:t>
      </w:r>
      <w:r w:rsidR="00BA2272">
        <w:t>consult</w:t>
      </w:r>
      <w:r>
        <w:t xml:space="preserve"> with ATO to perform the installation. To do so, they require a digital certificate installed on their PC from ATO called AUSkey, which they can transfer from another computer using the URL:</w:t>
      </w:r>
      <w:r w:rsidR="008A5FD6">
        <w:t xml:space="preserve"> </w:t>
      </w:r>
      <w:hyperlink r:id="rId14" w:history="1">
        <w:r w:rsidR="008A5FD6" w:rsidRPr="00B2583D">
          <w:rPr>
            <w:rStyle w:val="Hyperlink"/>
          </w:rPr>
          <w:t>https://abr.gov.au/AUSkey/Managing-AUSkeys/Use-AUSkey-on-another-computer</w:t>
        </w:r>
      </w:hyperlink>
    </w:p>
    <w:p w14:paraId="7D215B41" w14:textId="58B7AD87" w:rsidR="00006810" w:rsidRPr="00DE034E" w:rsidRDefault="00035682" w:rsidP="00DE034E">
      <w:pPr>
        <w:pStyle w:val="Heading3"/>
        <w:numPr>
          <w:ilvl w:val="2"/>
          <w:numId w:val="39"/>
        </w:numPr>
        <w:ind w:left="567" w:hanging="567"/>
        <w:rPr>
          <w:u w:val="single"/>
        </w:rPr>
      </w:pPr>
      <w:bookmarkStart w:id="67" w:name="_Toc213161697"/>
      <w:r w:rsidRPr="00DE034E">
        <w:rPr>
          <w:u w:val="single"/>
        </w:rPr>
        <w:t>What is an AUSKey?</w:t>
      </w:r>
      <w:bookmarkEnd w:id="67"/>
    </w:p>
    <w:p w14:paraId="6CF5EE88" w14:textId="77777777" w:rsidR="00636DA8" w:rsidRDefault="00636DA8" w:rsidP="00636DA8">
      <w:pPr>
        <w:pStyle w:val="BodyText"/>
        <w:ind w:left="0"/>
        <w:jc w:val="both"/>
      </w:pPr>
      <w:r w:rsidRPr="004C3D58">
        <w:t>AUSKey is a software designed as an alternate, more secure authentication method for businesses and users of Australian Government websites. It is a single key to access online government services. You may no longer need different user IDs and passwords in the future as most of the government agencies will accept AUSkey for their online services.</w:t>
      </w:r>
    </w:p>
    <w:p w14:paraId="31CCBA03" w14:textId="77777777" w:rsidR="00636DA8" w:rsidRDefault="00636DA8" w:rsidP="00636DA8">
      <w:pPr>
        <w:pStyle w:val="BodyText"/>
        <w:ind w:left="0"/>
        <w:rPr>
          <w:b/>
          <w:bCs/>
          <w:u w:val="single"/>
        </w:rPr>
      </w:pPr>
      <w:r w:rsidRPr="00DE168B">
        <w:rPr>
          <w:b/>
          <w:bCs/>
          <w:u w:val="single"/>
        </w:rPr>
        <w:t>Advantages</w:t>
      </w:r>
    </w:p>
    <w:p w14:paraId="1608E06E" w14:textId="77777777" w:rsidR="00636DA8" w:rsidRDefault="00636DA8" w:rsidP="00634510">
      <w:pPr>
        <w:pStyle w:val="BodyText"/>
        <w:numPr>
          <w:ilvl w:val="1"/>
          <w:numId w:val="35"/>
        </w:numPr>
        <w:tabs>
          <w:tab w:val="clear" w:pos="1440"/>
          <w:tab w:val="num" w:pos="567"/>
        </w:tabs>
        <w:ind w:left="567" w:hanging="283"/>
      </w:pPr>
      <w:r>
        <w:t>Minimize the count</w:t>
      </w:r>
      <w:r w:rsidRPr="008312A5">
        <w:t xml:space="preserve"> of user IDs and passwords you need to maintain</w:t>
      </w:r>
      <w:r>
        <w:t>.</w:t>
      </w:r>
    </w:p>
    <w:p w14:paraId="6D969F8B" w14:textId="77777777" w:rsidR="00636DA8" w:rsidRPr="008312A5" w:rsidRDefault="00636DA8" w:rsidP="008A5FD6">
      <w:pPr>
        <w:pStyle w:val="BodyText"/>
        <w:numPr>
          <w:ilvl w:val="1"/>
          <w:numId w:val="35"/>
        </w:numPr>
        <w:tabs>
          <w:tab w:val="clear" w:pos="1440"/>
          <w:tab w:val="num" w:pos="567"/>
        </w:tabs>
        <w:ind w:left="567" w:hanging="283"/>
        <w:jc w:val="both"/>
      </w:pPr>
      <w:r>
        <w:t xml:space="preserve">Lodge </w:t>
      </w:r>
      <w:r w:rsidRPr="008312A5">
        <w:t xml:space="preserve">reports to the Australian Taxation Office (ATO), the Australian Securities </w:t>
      </w:r>
      <w:r>
        <w:t xml:space="preserve">&amp; </w:t>
      </w:r>
      <w:r w:rsidRPr="008312A5">
        <w:t>Investments Commission</w:t>
      </w:r>
      <w:r>
        <w:t>,</w:t>
      </w:r>
      <w:r w:rsidRPr="008312A5">
        <w:t xml:space="preserve"> and all state and territory revenue offices through SBR-enabled business and accounting software</w:t>
      </w:r>
      <w:r>
        <w:t>.</w:t>
      </w:r>
    </w:p>
    <w:p w14:paraId="4673918E" w14:textId="6C8451B2" w:rsidR="00636DA8" w:rsidRPr="008312A5" w:rsidRDefault="003D7754" w:rsidP="00634510">
      <w:pPr>
        <w:pStyle w:val="BodyText"/>
        <w:numPr>
          <w:ilvl w:val="1"/>
          <w:numId w:val="35"/>
        </w:numPr>
        <w:tabs>
          <w:tab w:val="clear" w:pos="1440"/>
          <w:tab w:val="num" w:pos="567"/>
        </w:tabs>
        <w:ind w:left="567" w:hanging="283"/>
      </w:pPr>
      <w:r>
        <w:t>Lo</w:t>
      </w:r>
      <w:r w:rsidR="00636DA8" w:rsidRPr="008312A5">
        <w:t>gin to government online services including ATO portals</w:t>
      </w:r>
      <w:r w:rsidR="00636DA8">
        <w:t>.</w:t>
      </w:r>
    </w:p>
    <w:p w14:paraId="5897C440" w14:textId="3438BDEE" w:rsidR="00636DA8" w:rsidRPr="008A5FD6" w:rsidRDefault="003D7754" w:rsidP="008A5FD6">
      <w:pPr>
        <w:pStyle w:val="BodyText"/>
        <w:numPr>
          <w:ilvl w:val="1"/>
          <w:numId w:val="35"/>
        </w:numPr>
        <w:tabs>
          <w:tab w:val="clear" w:pos="1440"/>
          <w:tab w:val="num" w:pos="567"/>
        </w:tabs>
        <w:ind w:left="567" w:hanging="283"/>
        <w:rPr>
          <w:b/>
        </w:rPr>
      </w:pPr>
      <w:r>
        <w:lastRenderedPageBreak/>
        <w:t>L</w:t>
      </w:r>
      <w:r w:rsidR="00636DA8" w:rsidRPr="008312A5">
        <w:t>odge on behalf of your clients.</w:t>
      </w:r>
    </w:p>
    <w:p w14:paraId="1A588BF6" w14:textId="77777777" w:rsidR="009854F2" w:rsidRDefault="009854F2" w:rsidP="009854F2">
      <w:pPr>
        <w:pStyle w:val="BodyText"/>
        <w:ind w:left="0"/>
        <w:rPr>
          <w:b/>
          <w:bCs/>
          <w:u w:val="single"/>
        </w:rPr>
      </w:pPr>
      <w:r>
        <w:rPr>
          <w:b/>
          <w:bCs/>
          <w:u w:val="single"/>
        </w:rPr>
        <w:t>Features</w:t>
      </w:r>
    </w:p>
    <w:p w14:paraId="51FE2CFD" w14:textId="2762ABC6" w:rsidR="009854F2" w:rsidRDefault="009854F2" w:rsidP="00634510">
      <w:pPr>
        <w:pStyle w:val="BodyText"/>
        <w:numPr>
          <w:ilvl w:val="2"/>
          <w:numId w:val="36"/>
        </w:numPr>
        <w:tabs>
          <w:tab w:val="clear" w:pos="1495"/>
          <w:tab w:val="num" w:pos="567"/>
        </w:tabs>
        <w:ind w:left="567" w:hanging="283"/>
      </w:pPr>
      <w:r w:rsidRPr="008A5FD6">
        <w:rPr>
          <w:b/>
          <w:bCs/>
          <w:i/>
          <w:iCs/>
        </w:rPr>
        <w:t xml:space="preserve">Easy online </w:t>
      </w:r>
      <w:r w:rsidR="009525E2" w:rsidRPr="008A5FD6">
        <w:rPr>
          <w:b/>
          <w:bCs/>
          <w:i/>
          <w:iCs/>
        </w:rPr>
        <w:t>registration:</w:t>
      </w:r>
      <w:r w:rsidR="008A5FD6">
        <w:rPr>
          <w:b/>
          <w:bCs/>
          <w:i/>
          <w:iCs/>
        </w:rPr>
        <w:t xml:space="preserve"> </w:t>
      </w:r>
      <w:r>
        <w:t>You</w:t>
      </w:r>
      <w:r w:rsidRPr="005243F5">
        <w:t xml:space="preserve"> can use</w:t>
      </w:r>
      <w:r>
        <w:t xml:space="preserve"> your</w:t>
      </w:r>
      <w:r w:rsidRPr="005243F5">
        <w:t xml:space="preserve"> AUSkey immediately</w:t>
      </w:r>
      <w:r>
        <w:t xml:space="preserve"> in most cases.</w:t>
      </w:r>
      <w:r w:rsidRPr="005243F5">
        <w:t xml:space="preserve"> </w:t>
      </w:r>
    </w:p>
    <w:p w14:paraId="1F10D0D6" w14:textId="44EF1049" w:rsidR="009854F2" w:rsidRDefault="009854F2" w:rsidP="008A5FD6">
      <w:pPr>
        <w:pStyle w:val="BodyText"/>
        <w:numPr>
          <w:ilvl w:val="2"/>
          <w:numId w:val="36"/>
        </w:numPr>
        <w:tabs>
          <w:tab w:val="clear" w:pos="1495"/>
          <w:tab w:val="num" w:pos="567"/>
        </w:tabs>
        <w:ind w:left="567" w:hanging="283"/>
        <w:jc w:val="both"/>
      </w:pPr>
      <w:r w:rsidRPr="008A5FD6">
        <w:rPr>
          <w:b/>
          <w:bCs/>
          <w:i/>
          <w:iCs/>
        </w:rPr>
        <w:t xml:space="preserve">Flexible installation </w:t>
      </w:r>
      <w:r w:rsidR="004812F8" w:rsidRPr="008A5FD6">
        <w:rPr>
          <w:b/>
          <w:bCs/>
          <w:i/>
          <w:iCs/>
        </w:rPr>
        <w:t>options:</w:t>
      </w:r>
      <w:r w:rsidR="008A5FD6">
        <w:rPr>
          <w:i/>
          <w:iCs/>
        </w:rPr>
        <w:t xml:space="preserve"> </w:t>
      </w:r>
      <w:r w:rsidRPr="004B3EAE">
        <w:t>You can install your AUSkey on your computer, a USB stick, your organization’s server, or a combination of these.</w:t>
      </w:r>
    </w:p>
    <w:p w14:paraId="63285CEF" w14:textId="724858B9" w:rsidR="009854F2" w:rsidRDefault="009854F2" w:rsidP="008A5FD6">
      <w:pPr>
        <w:pStyle w:val="BodyText"/>
        <w:numPr>
          <w:ilvl w:val="2"/>
          <w:numId w:val="36"/>
        </w:numPr>
        <w:tabs>
          <w:tab w:val="clear" w:pos="1495"/>
          <w:tab w:val="num" w:pos="567"/>
        </w:tabs>
        <w:ind w:left="567" w:hanging="283"/>
        <w:jc w:val="both"/>
      </w:pPr>
      <w:r w:rsidRPr="008A5FD6">
        <w:rPr>
          <w:b/>
          <w:bCs/>
          <w:i/>
          <w:iCs/>
        </w:rPr>
        <w:t xml:space="preserve">Online management </w:t>
      </w:r>
      <w:r w:rsidR="004812F8" w:rsidRPr="008A5FD6">
        <w:rPr>
          <w:b/>
          <w:bCs/>
          <w:i/>
          <w:iCs/>
        </w:rPr>
        <w:t>facility:</w:t>
      </w:r>
      <w:r w:rsidR="008A5FD6">
        <w:rPr>
          <w:i/>
          <w:iCs/>
        </w:rPr>
        <w:t xml:space="preserve"> </w:t>
      </w:r>
      <w:r w:rsidRPr="00DB7A03">
        <w:t xml:space="preserve">You can view and update your details, cancel passwords, and do more. </w:t>
      </w:r>
    </w:p>
    <w:p w14:paraId="1E8229B3" w14:textId="1E756DE1" w:rsidR="009854F2" w:rsidRDefault="009854F2" w:rsidP="00634510">
      <w:pPr>
        <w:pStyle w:val="BodyText"/>
        <w:numPr>
          <w:ilvl w:val="2"/>
          <w:numId w:val="36"/>
        </w:numPr>
        <w:tabs>
          <w:tab w:val="clear" w:pos="1495"/>
          <w:tab w:val="num" w:pos="567"/>
        </w:tabs>
        <w:ind w:left="567" w:hanging="283"/>
      </w:pPr>
      <w:r w:rsidRPr="008A5FD6">
        <w:rPr>
          <w:b/>
          <w:bCs/>
          <w:i/>
          <w:iCs/>
        </w:rPr>
        <w:t xml:space="preserve">Automatic </w:t>
      </w:r>
      <w:r w:rsidR="0012600B" w:rsidRPr="008A5FD6">
        <w:rPr>
          <w:b/>
          <w:bCs/>
          <w:i/>
          <w:iCs/>
        </w:rPr>
        <w:t>renewal:</w:t>
      </w:r>
      <w:r w:rsidR="008A5FD6">
        <w:rPr>
          <w:i/>
          <w:iCs/>
        </w:rPr>
        <w:t xml:space="preserve"> </w:t>
      </w:r>
      <w:r w:rsidR="004812F8" w:rsidRPr="005243F5">
        <w:t>Your</w:t>
      </w:r>
      <w:r>
        <w:t xml:space="preserve"> Auskey never expires until </w:t>
      </w:r>
      <w:r w:rsidRPr="005243F5">
        <w:t xml:space="preserve">you use </w:t>
      </w:r>
      <w:r>
        <w:t xml:space="preserve">it at least once </w:t>
      </w:r>
      <w:r w:rsidRPr="005243F5">
        <w:t>a year</w:t>
      </w:r>
      <w:r>
        <w:t>.</w:t>
      </w:r>
    </w:p>
    <w:p w14:paraId="569D78BB" w14:textId="3F08F1B5" w:rsidR="00DC01B5" w:rsidRPr="00DE034E" w:rsidRDefault="00DC01B5" w:rsidP="00DE034E">
      <w:pPr>
        <w:pStyle w:val="Heading3"/>
        <w:numPr>
          <w:ilvl w:val="2"/>
          <w:numId w:val="39"/>
        </w:numPr>
        <w:ind w:left="567" w:hanging="567"/>
        <w:rPr>
          <w:u w:val="single"/>
        </w:rPr>
      </w:pPr>
      <w:bookmarkStart w:id="68" w:name="_Toc213161698"/>
      <w:r w:rsidRPr="00DE034E">
        <w:rPr>
          <w:u w:val="single"/>
        </w:rPr>
        <w:t>How to Transfer an AUSKey?</w:t>
      </w:r>
      <w:bookmarkEnd w:id="68"/>
    </w:p>
    <w:p w14:paraId="18FF2061" w14:textId="77777777" w:rsidR="00DD7044" w:rsidRDefault="00DD7044" w:rsidP="00DD7044">
      <w:pPr>
        <w:pStyle w:val="BodyText"/>
        <w:ind w:left="0"/>
      </w:pPr>
      <w:r>
        <w:t>Transferring an AUSkey typically includes:</w:t>
      </w:r>
    </w:p>
    <w:p w14:paraId="0E89E316" w14:textId="70E53AF7" w:rsidR="00DD7044" w:rsidRDefault="00BA2272" w:rsidP="00634510">
      <w:pPr>
        <w:pStyle w:val="BodyText"/>
        <w:numPr>
          <w:ilvl w:val="2"/>
          <w:numId w:val="37"/>
        </w:numPr>
        <w:tabs>
          <w:tab w:val="clear" w:pos="1495"/>
          <w:tab w:val="num" w:pos="567"/>
        </w:tabs>
        <w:ind w:left="567" w:hanging="283"/>
      </w:pPr>
      <w:r>
        <w:t>Backing up</w:t>
      </w:r>
      <w:r w:rsidR="00DD7044">
        <w:t xml:space="preserve"> your AUSkey KeyStore</w:t>
      </w:r>
    </w:p>
    <w:p w14:paraId="6FF3530D" w14:textId="4BCE6509" w:rsidR="00891BBE" w:rsidRDefault="00DD7044" w:rsidP="008A5FD6">
      <w:pPr>
        <w:pStyle w:val="BodyText"/>
        <w:numPr>
          <w:ilvl w:val="2"/>
          <w:numId w:val="37"/>
        </w:numPr>
        <w:tabs>
          <w:tab w:val="clear" w:pos="1495"/>
          <w:tab w:val="num" w:pos="567"/>
        </w:tabs>
        <w:ind w:left="567" w:hanging="283"/>
      </w:pPr>
      <w:r w:rsidRPr="009A2CBD">
        <w:t>R</w:t>
      </w:r>
      <w:r>
        <w:t>estoring</w:t>
      </w:r>
      <w:r w:rsidRPr="009A2CBD">
        <w:t xml:space="preserve"> </w:t>
      </w:r>
      <w:r>
        <w:t>your AUSkey KeyStore or move it to another computer</w:t>
      </w:r>
    </w:p>
    <w:p w14:paraId="0D025B58" w14:textId="742C1DD9" w:rsidR="002C5C90" w:rsidRPr="008F7801" w:rsidRDefault="006105E5" w:rsidP="002C5C90">
      <w:pPr>
        <w:pStyle w:val="Heading3"/>
        <w:numPr>
          <w:ilvl w:val="3"/>
          <w:numId w:val="39"/>
        </w:numPr>
        <w:rPr>
          <w:u w:val="single"/>
        </w:rPr>
      </w:pPr>
      <w:bookmarkStart w:id="69" w:name="_Toc213161699"/>
      <w:r w:rsidRPr="008F7801">
        <w:rPr>
          <w:u w:val="single"/>
        </w:rPr>
        <w:t xml:space="preserve">How to </w:t>
      </w:r>
      <w:r w:rsidR="00593BEB" w:rsidRPr="008F7801">
        <w:rPr>
          <w:u w:val="single"/>
        </w:rPr>
        <w:t>Back-up your</w:t>
      </w:r>
      <w:r w:rsidRPr="008F7801">
        <w:rPr>
          <w:u w:val="single"/>
        </w:rPr>
        <w:t xml:space="preserve"> AUSKey</w:t>
      </w:r>
      <w:r w:rsidR="00593BEB" w:rsidRPr="008F7801">
        <w:rPr>
          <w:u w:val="single"/>
        </w:rPr>
        <w:t xml:space="preserve"> KeyStore</w:t>
      </w:r>
      <w:r w:rsidRPr="008F7801">
        <w:rPr>
          <w:u w:val="single"/>
        </w:rPr>
        <w:t>?</w:t>
      </w:r>
      <w:bookmarkEnd w:id="69"/>
    </w:p>
    <w:p w14:paraId="49A64803" w14:textId="0DE0DBF4" w:rsidR="00B12EB0" w:rsidRDefault="00BA2272" w:rsidP="00B12EB0">
      <w:pPr>
        <w:pStyle w:val="BodyText"/>
        <w:ind w:left="0"/>
      </w:pPr>
      <w:r w:rsidRPr="00C35731">
        <w:t>Backing up</w:t>
      </w:r>
      <w:r w:rsidR="00B12EB0" w:rsidRPr="00C35731">
        <w:t xml:space="preserve"> your AUSKey KeyStore involves the following steps:</w:t>
      </w:r>
    </w:p>
    <w:p w14:paraId="0B257C0D" w14:textId="0E9C49AE" w:rsidR="00B12EB0" w:rsidRPr="00311175" w:rsidRDefault="00B12EB0" w:rsidP="008A5FD6">
      <w:pPr>
        <w:pStyle w:val="BodyText"/>
        <w:ind w:left="0"/>
        <w:rPr>
          <w:b/>
          <w:bCs/>
        </w:rPr>
      </w:pPr>
      <w:r w:rsidRPr="00D921BB">
        <w:rPr>
          <w:b/>
          <w:bCs/>
        </w:rPr>
        <w:t xml:space="preserve">Step </w:t>
      </w:r>
      <w:r w:rsidR="008A5FD6">
        <w:rPr>
          <w:b/>
          <w:bCs/>
        </w:rPr>
        <w:t>1:</w:t>
      </w:r>
      <w:r>
        <w:t xml:space="preserve"> Create a copy of the AUSkey keystore.xml file in  </w:t>
      </w:r>
      <w:r w:rsidRPr="00311175">
        <w:rPr>
          <w:b/>
          <w:bCs/>
        </w:rPr>
        <w:t>C:\Users\USERNAME\AppData\Roaming\AUSkey</w:t>
      </w:r>
      <w:r>
        <w:rPr>
          <w:b/>
          <w:bCs/>
        </w:rPr>
        <w:t>.</w:t>
      </w:r>
    </w:p>
    <w:p w14:paraId="3814B3D9" w14:textId="3812974B" w:rsidR="00B12EB0" w:rsidRDefault="00B12EB0" w:rsidP="00B12EB0">
      <w:pPr>
        <w:pStyle w:val="BodyText"/>
        <w:ind w:left="0"/>
      </w:pPr>
      <w:r w:rsidRPr="00D921BB">
        <w:rPr>
          <w:b/>
          <w:bCs/>
        </w:rPr>
        <w:t xml:space="preserve">Step </w:t>
      </w:r>
      <w:r w:rsidR="008A5FD6">
        <w:rPr>
          <w:b/>
          <w:bCs/>
        </w:rPr>
        <w:t>2:</w:t>
      </w:r>
      <w:r>
        <w:t xml:space="preserve"> Copy the keystore.xml file to your backup location.</w:t>
      </w:r>
    </w:p>
    <w:p w14:paraId="0D445D5C" w14:textId="6CE12399" w:rsidR="00B12EB0" w:rsidRPr="00536577" w:rsidRDefault="00B12EB0" w:rsidP="00B12EB0">
      <w:pPr>
        <w:pStyle w:val="BodyText"/>
        <w:ind w:left="0"/>
        <w:jc w:val="both"/>
        <w:rPr>
          <w:b/>
          <w:bCs/>
          <w:i/>
          <w:iCs/>
        </w:rPr>
      </w:pPr>
      <w:r w:rsidRPr="00536577">
        <w:rPr>
          <w:b/>
          <w:bCs/>
          <w:i/>
          <w:iCs/>
        </w:rPr>
        <w:t xml:space="preserve">Please </w:t>
      </w:r>
      <w:r w:rsidR="008A5FD6">
        <w:rPr>
          <w:b/>
          <w:bCs/>
          <w:i/>
          <w:iCs/>
        </w:rPr>
        <w:t>N</w:t>
      </w:r>
      <w:r w:rsidRPr="00536577">
        <w:rPr>
          <w:b/>
          <w:bCs/>
          <w:i/>
          <w:iCs/>
        </w:rPr>
        <w:t>ote</w:t>
      </w:r>
      <w:r>
        <w:rPr>
          <w:b/>
          <w:bCs/>
          <w:i/>
          <w:iCs/>
        </w:rPr>
        <w:t xml:space="preserve">: </w:t>
      </w:r>
      <w:r>
        <w:rPr>
          <w:rStyle w:val="Emphasis"/>
          <w:color w:val="0E101A"/>
        </w:rPr>
        <w:t>When logging into portals, the password used for the current KeyStore will remain the same used for each KeyStore copy so created. In the case of forgetting passwords, there is no way to use a back-up KeyStore to restore an AUSkey. In such a case, you will need to re-register for a new AUSkey</w:t>
      </w:r>
      <w:r>
        <w:rPr>
          <w:rStyle w:val="Emphasis"/>
          <w:b/>
          <w:bCs/>
          <w:color w:val="0E101A"/>
        </w:rPr>
        <w:t>.</w:t>
      </w:r>
    </w:p>
    <w:p w14:paraId="5D3B43B4" w14:textId="27F9A30C" w:rsidR="00E951E5" w:rsidRPr="008F7801" w:rsidRDefault="00E951E5" w:rsidP="002C5C90">
      <w:pPr>
        <w:pStyle w:val="Heading3"/>
        <w:numPr>
          <w:ilvl w:val="3"/>
          <w:numId w:val="39"/>
        </w:numPr>
        <w:rPr>
          <w:u w:val="single"/>
        </w:rPr>
      </w:pPr>
      <w:bookmarkStart w:id="70" w:name="_Toc213161700"/>
      <w:r w:rsidRPr="008F7801">
        <w:rPr>
          <w:u w:val="single"/>
        </w:rPr>
        <w:t xml:space="preserve">How to </w:t>
      </w:r>
      <w:r w:rsidR="00865CB0" w:rsidRPr="008F7801">
        <w:rPr>
          <w:u w:val="single"/>
        </w:rPr>
        <w:t xml:space="preserve">Restore your </w:t>
      </w:r>
      <w:r w:rsidRPr="008F7801">
        <w:rPr>
          <w:u w:val="single"/>
        </w:rPr>
        <w:t>AUSKey KeyStore</w:t>
      </w:r>
      <w:r w:rsidR="00865CB0" w:rsidRPr="008F7801">
        <w:rPr>
          <w:u w:val="single"/>
        </w:rPr>
        <w:t xml:space="preserve"> and Movie it to another Computer</w:t>
      </w:r>
      <w:r w:rsidRPr="008F7801">
        <w:rPr>
          <w:u w:val="single"/>
        </w:rPr>
        <w:t>?</w:t>
      </w:r>
      <w:bookmarkEnd w:id="70"/>
    </w:p>
    <w:p w14:paraId="2E83267B" w14:textId="77777777" w:rsidR="009F7777" w:rsidRDefault="009F7777" w:rsidP="003D7754">
      <w:pPr>
        <w:pStyle w:val="BodyText"/>
        <w:ind w:left="0"/>
      </w:pPr>
      <w:r>
        <w:t>To</w:t>
      </w:r>
      <w:r w:rsidRPr="008C4592">
        <w:t xml:space="preserve"> </w:t>
      </w:r>
      <w:r>
        <w:t>r</w:t>
      </w:r>
      <w:r w:rsidRPr="008C4592">
        <w:t xml:space="preserve">estore your AUSkey KeyStore and </w:t>
      </w:r>
      <w:r>
        <w:t>move</w:t>
      </w:r>
      <w:r w:rsidRPr="008C4592">
        <w:t xml:space="preserve"> it to another </w:t>
      </w:r>
      <w:r>
        <w:t>c</w:t>
      </w:r>
      <w:r w:rsidRPr="008C4592">
        <w:t>omputer</w:t>
      </w:r>
      <w:r>
        <w:t>, perform the following steps:</w:t>
      </w:r>
    </w:p>
    <w:p w14:paraId="786811A6" w14:textId="6C3847F3" w:rsidR="009F7777" w:rsidRDefault="009F7777" w:rsidP="003D7754">
      <w:pPr>
        <w:pStyle w:val="BodyText"/>
        <w:ind w:left="0"/>
      </w:pPr>
      <w:r w:rsidRPr="0022242C">
        <w:rPr>
          <w:b/>
          <w:bCs/>
        </w:rPr>
        <w:t xml:space="preserve">Step </w:t>
      </w:r>
      <w:r w:rsidR="00895E11">
        <w:rPr>
          <w:b/>
          <w:bCs/>
        </w:rPr>
        <w:t>1:</w:t>
      </w:r>
      <w:r>
        <w:t xml:space="preserve"> Install the AUSkey Software on your secondary computer.</w:t>
      </w:r>
    </w:p>
    <w:p w14:paraId="4B7A0CC2" w14:textId="7B016679" w:rsidR="009F7777" w:rsidRDefault="009F7777" w:rsidP="00895E11">
      <w:pPr>
        <w:pStyle w:val="BodyText"/>
        <w:ind w:left="0"/>
        <w:jc w:val="both"/>
      </w:pPr>
      <w:r w:rsidRPr="002C69E7">
        <w:rPr>
          <w:b/>
          <w:bCs/>
        </w:rPr>
        <w:t xml:space="preserve">Step </w:t>
      </w:r>
      <w:r w:rsidR="00895E11">
        <w:rPr>
          <w:b/>
          <w:bCs/>
        </w:rPr>
        <w:t>2:</w:t>
      </w:r>
      <w:r>
        <w:t xml:space="preserve">  Visit the URL </w:t>
      </w:r>
      <w:hyperlink r:id="rId15" w:history="1">
        <w:r w:rsidRPr="00142B5F">
          <w:rPr>
            <w:rStyle w:val="Hyperlink"/>
          </w:rPr>
          <w:t>https://www.auskey.abr.gov.au/install.aspx?pid=71</w:t>
        </w:r>
      </w:hyperlink>
      <w:r>
        <w:t xml:space="preserve"> and download the AUSKey software setup. Install the software on your device.</w:t>
      </w:r>
    </w:p>
    <w:p w14:paraId="24484745" w14:textId="7583C1F3" w:rsidR="009F7777" w:rsidRDefault="009F7777" w:rsidP="00895E11">
      <w:pPr>
        <w:pStyle w:val="BodyText"/>
        <w:ind w:left="0"/>
        <w:jc w:val="both"/>
      </w:pPr>
      <w:r>
        <w:rPr>
          <w:b/>
          <w:bCs/>
        </w:rPr>
        <w:t xml:space="preserve">Step </w:t>
      </w:r>
      <w:r w:rsidR="00895E11">
        <w:rPr>
          <w:b/>
          <w:bCs/>
        </w:rPr>
        <w:t>3:</w:t>
      </w:r>
      <w:r>
        <w:rPr>
          <w:b/>
          <w:bCs/>
        </w:rPr>
        <w:t xml:space="preserve"> </w:t>
      </w:r>
      <w:r>
        <w:t>Add the KeyStore to your secondary computer by copying the keystore.xml file from your backup location to the same directory on the computer.</w:t>
      </w:r>
    </w:p>
    <w:p w14:paraId="03E2DEEA" w14:textId="0D404D46" w:rsidR="009F7777" w:rsidRDefault="009F7777" w:rsidP="009F7777">
      <w:pPr>
        <w:pStyle w:val="BodyText"/>
        <w:ind w:left="0"/>
        <w:jc w:val="both"/>
        <w:rPr>
          <w:i/>
          <w:iCs/>
        </w:rPr>
      </w:pPr>
      <w:r w:rsidRPr="002C1688">
        <w:rPr>
          <w:b/>
          <w:bCs/>
          <w:i/>
          <w:iCs/>
        </w:rPr>
        <w:t xml:space="preserve">**Warning**: </w:t>
      </w:r>
      <w:r>
        <w:rPr>
          <w:i/>
          <w:iCs/>
        </w:rPr>
        <w:t>The above</w:t>
      </w:r>
      <w:r w:rsidRPr="002C1688">
        <w:rPr>
          <w:i/>
          <w:iCs/>
        </w:rPr>
        <w:t xml:space="preserve"> procedure replace</w:t>
      </w:r>
      <w:r>
        <w:rPr>
          <w:i/>
          <w:iCs/>
        </w:rPr>
        <w:t>s</w:t>
      </w:r>
      <w:r w:rsidRPr="002C1688">
        <w:rPr>
          <w:i/>
          <w:iCs/>
        </w:rPr>
        <w:t xml:space="preserve"> </w:t>
      </w:r>
      <w:r>
        <w:rPr>
          <w:i/>
          <w:iCs/>
        </w:rPr>
        <w:t>any</w:t>
      </w:r>
      <w:r w:rsidRPr="002C1688">
        <w:rPr>
          <w:i/>
          <w:iCs/>
        </w:rPr>
        <w:t xml:space="preserve"> AUSKey present on the destination PC</w:t>
      </w:r>
      <w:r w:rsidR="00BA2272" w:rsidRPr="002C1688">
        <w:rPr>
          <w:i/>
          <w:iCs/>
        </w:rPr>
        <w:t xml:space="preserve">. </w:t>
      </w:r>
      <w:r w:rsidRPr="002C1688">
        <w:rPr>
          <w:i/>
          <w:iCs/>
        </w:rPr>
        <w:t xml:space="preserve">If you </w:t>
      </w:r>
      <w:r>
        <w:rPr>
          <w:i/>
          <w:iCs/>
        </w:rPr>
        <w:t>already</w:t>
      </w:r>
      <w:r w:rsidRPr="002C1688">
        <w:rPr>
          <w:i/>
          <w:iCs/>
        </w:rPr>
        <w:t xml:space="preserve"> have </w:t>
      </w:r>
      <w:r>
        <w:rPr>
          <w:i/>
          <w:iCs/>
        </w:rPr>
        <w:t>an</w:t>
      </w:r>
      <w:r w:rsidRPr="002C1688">
        <w:rPr>
          <w:i/>
          <w:iCs/>
        </w:rPr>
        <w:t xml:space="preserve"> AUS</w:t>
      </w:r>
      <w:r>
        <w:rPr>
          <w:i/>
          <w:iCs/>
        </w:rPr>
        <w:t>Key</w:t>
      </w:r>
      <w:r w:rsidRPr="002C1688">
        <w:rPr>
          <w:i/>
          <w:iCs/>
        </w:rPr>
        <w:t xml:space="preserve"> installed on the destination PC, please contact the helpdesk for alternative arrangements.</w:t>
      </w:r>
    </w:p>
    <w:p w14:paraId="70342FBE" w14:textId="59ADF15D" w:rsidR="001C369B" w:rsidRPr="00DE034E" w:rsidRDefault="001C369B" w:rsidP="00DE034E">
      <w:pPr>
        <w:pStyle w:val="Heading3"/>
        <w:numPr>
          <w:ilvl w:val="2"/>
          <w:numId w:val="39"/>
        </w:numPr>
        <w:ind w:left="567" w:hanging="567"/>
        <w:rPr>
          <w:u w:val="single"/>
        </w:rPr>
      </w:pPr>
      <w:bookmarkStart w:id="71" w:name="_Toc213161701"/>
      <w:r w:rsidRPr="00DE034E">
        <w:rPr>
          <w:u w:val="single"/>
        </w:rPr>
        <w:t>AUSKey</w:t>
      </w:r>
      <w:r w:rsidR="00997180" w:rsidRPr="00DE034E">
        <w:rPr>
          <w:u w:val="single"/>
        </w:rPr>
        <w:t xml:space="preserve"> Help</w:t>
      </w:r>
      <w:bookmarkEnd w:id="71"/>
    </w:p>
    <w:p w14:paraId="40341308" w14:textId="77777777" w:rsidR="00311C5A" w:rsidRPr="00C10099" w:rsidRDefault="00311C5A" w:rsidP="00895E11">
      <w:pPr>
        <w:pStyle w:val="BodyText"/>
        <w:ind w:left="0"/>
        <w:jc w:val="both"/>
        <w:rPr>
          <w:rStyle w:val="Hyperlink"/>
          <w:rFonts w:cs="Arial"/>
          <w:color w:val="000000" w:themeColor="text1"/>
          <w:u w:val="none"/>
        </w:rPr>
      </w:pPr>
      <w:r>
        <w:t xml:space="preserve">For more information and advice, please visit </w:t>
      </w:r>
      <w:hyperlink r:id="rId16" w:history="1">
        <w:r w:rsidRPr="00D772D4">
          <w:rPr>
            <w:rStyle w:val="Hyperlink"/>
            <w:rFonts w:cs="Arial"/>
          </w:rPr>
          <w:t>www.auskey.abr.gov.au</w:t>
        </w:r>
      </w:hyperlink>
      <w:r>
        <w:rPr>
          <w:rStyle w:val="Hyperlink"/>
          <w:rFonts w:cs="Arial"/>
          <w:b/>
          <w:bCs/>
          <w:u w:val="none"/>
        </w:rPr>
        <w:t xml:space="preserve">. </w:t>
      </w:r>
      <w:r w:rsidRPr="00C10099">
        <w:rPr>
          <w:rStyle w:val="Hyperlink"/>
          <w:rFonts w:cs="Arial"/>
          <w:color w:val="000000" w:themeColor="text1"/>
          <w:u w:val="none"/>
        </w:rPr>
        <w:t xml:space="preserve">To get more help with </w:t>
      </w:r>
      <w:r>
        <w:rPr>
          <w:rStyle w:val="Hyperlink"/>
          <w:rFonts w:cs="Arial"/>
          <w:color w:val="000000" w:themeColor="text1"/>
          <w:u w:val="none"/>
        </w:rPr>
        <w:t xml:space="preserve">AUSKey management, click </w:t>
      </w:r>
      <w:hyperlink r:id="rId17" w:history="1">
        <w:r w:rsidRPr="008123AD">
          <w:rPr>
            <w:rStyle w:val="Hyperlink"/>
            <w:rFonts w:cs="Arial"/>
          </w:rPr>
          <w:t>here</w:t>
        </w:r>
      </w:hyperlink>
      <w:r>
        <w:rPr>
          <w:rStyle w:val="Hyperlink"/>
          <w:rFonts w:cs="Arial"/>
          <w:color w:val="000000" w:themeColor="text1"/>
          <w:u w:val="none"/>
        </w:rPr>
        <w:t>.</w:t>
      </w:r>
    </w:p>
    <w:p w14:paraId="0BB0E6AD" w14:textId="0F72CB32" w:rsidR="00311C5A" w:rsidRPr="00853BF9" w:rsidRDefault="00311C5A" w:rsidP="00853BF9">
      <w:pPr>
        <w:pStyle w:val="BodyText"/>
        <w:ind w:left="0"/>
        <w:jc w:val="both"/>
        <w:rPr>
          <w:i/>
          <w:iCs/>
        </w:rPr>
      </w:pPr>
      <w:r w:rsidRPr="00853BF9">
        <w:rPr>
          <w:i/>
          <w:iCs/>
        </w:rPr>
        <w:t xml:space="preserve">For assistance with </w:t>
      </w:r>
      <w:r w:rsidR="00BA2272" w:rsidRPr="00853BF9">
        <w:rPr>
          <w:i/>
          <w:iCs/>
        </w:rPr>
        <w:t>a first-time registration</w:t>
      </w:r>
      <w:r w:rsidRPr="00853BF9">
        <w:rPr>
          <w:i/>
          <w:iCs/>
        </w:rPr>
        <w:t>, lost email, or forgotten password, please contact:</w:t>
      </w:r>
      <w:r w:rsidR="00853BF9" w:rsidRPr="00853BF9">
        <w:rPr>
          <w:i/>
          <w:iCs/>
        </w:rPr>
        <w:t xml:space="preserve"> </w:t>
      </w:r>
      <w:r w:rsidRPr="00853BF9">
        <w:rPr>
          <w:i/>
          <w:iCs/>
        </w:rPr>
        <w:t>1300 AUSKEY (1300 287 539) Option 1, Monday – Friday, between 8:00am and 6:00pm</w:t>
      </w:r>
    </w:p>
    <w:p w14:paraId="687815EF" w14:textId="355670C4" w:rsidR="00311C5A" w:rsidRPr="00853BF9" w:rsidRDefault="00311C5A" w:rsidP="00895E11">
      <w:pPr>
        <w:pStyle w:val="BodyText"/>
        <w:ind w:left="0"/>
        <w:jc w:val="both"/>
        <w:rPr>
          <w:i/>
          <w:iCs/>
        </w:rPr>
      </w:pPr>
      <w:r w:rsidRPr="00853BF9">
        <w:rPr>
          <w:i/>
          <w:iCs/>
        </w:rPr>
        <w:t>For technical assistance, please contact:</w:t>
      </w:r>
      <w:r w:rsidR="00895E11" w:rsidRPr="00853BF9">
        <w:rPr>
          <w:i/>
          <w:iCs/>
        </w:rPr>
        <w:t xml:space="preserve"> </w:t>
      </w:r>
      <w:r w:rsidRPr="00853BF9">
        <w:rPr>
          <w:i/>
          <w:iCs/>
        </w:rPr>
        <w:t>1300 AUSKEY (1300 287 539) Option 2 or +61 2 6211 9306 (international callers only)</w:t>
      </w:r>
      <w:r w:rsidR="00895E11" w:rsidRPr="00853BF9">
        <w:rPr>
          <w:i/>
          <w:iCs/>
        </w:rPr>
        <w:t xml:space="preserve"> </w:t>
      </w:r>
      <w:r w:rsidRPr="00853BF9">
        <w:rPr>
          <w:i/>
          <w:iCs/>
        </w:rPr>
        <w:t>Monday – Friday, between 7:00 am and midnight</w:t>
      </w:r>
      <w:r w:rsidR="00895E11" w:rsidRPr="00853BF9">
        <w:rPr>
          <w:i/>
          <w:iCs/>
        </w:rPr>
        <w:t>.</w:t>
      </w:r>
    </w:p>
    <w:p w14:paraId="76DB4D3A" w14:textId="5B00EA43" w:rsidR="00DC01B5" w:rsidRPr="00895E11" w:rsidRDefault="00311C5A" w:rsidP="00895E11">
      <w:pPr>
        <w:pStyle w:val="BodyText"/>
        <w:ind w:left="0"/>
        <w:jc w:val="both"/>
        <w:rPr>
          <w:i/>
          <w:iCs/>
        </w:rPr>
      </w:pPr>
      <w:r w:rsidRPr="00A21E3F">
        <w:rPr>
          <w:b/>
          <w:bCs/>
          <w:i/>
          <w:iCs/>
        </w:rPr>
        <w:lastRenderedPageBreak/>
        <w:t xml:space="preserve">Please </w:t>
      </w:r>
      <w:r w:rsidR="00853BF9">
        <w:rPr>
          <w:b/>
          <w:bCs/>
          <w:i/>
          <w:iCs/>
        </w:rPr>
        <w:t>N</w:t>
      </w:r>
      <w:r w:rsidRPr="00A21E3F">
        <w:rPr>
          <w:b/>
          <w:bCs/>
          <w:i/>
          <w:iCs/>
        </w:rPr>
        <w:t>ote</w:t>
      </w:r>
      <w:r w:rsidRPr="00A21E3F">
        <w:rPr>
          <w:i/>
          <w:iCs/>
        </w:rPr>
        <w:t>: To do AUSKey work with Chrome browser, you may need to enable necessary extensions post-installation. However, Internet Explorer uses Java.</w:t>
      </w:r>
    </w:p>
    <w:p w14:paraId="3D31C3B0" w14:textId="1CEBDB4C" w:rsidR="00891BBE" w:rsidRPr="00E01CDC" w:rsidRDefault="00891BBE" w:rsidP="00B94971">
      <w:pPr>
        <w:pStyle w:val="Heading2"/>
        <w:numPr>
          <w:ilvl w:val="1"/>
          <w:numId w:val="39"/>
        </w:numPr>
      </w:pPr>
      <w:bookmarkStart w:id="72" w:name="_Toc213161702"/>
      <w:r>
        <w:t>A</w:t>
      </w:r>
      <w:r w:rsidR="0069606C">
        <w:t>RCS2G(1.57D)</w:t>
      </w:r>
      <w:bookmarkEnd w:id="72"/>
    </w:p>
    <w:p w14:paraId="082D415D" w14:textId="0EE5DAEE" w:rsidR="00710818" w:rsidRPr="00DE034E" w:rsidRDefault="00ED1D72" w:rsidP="00DE034E">
      <w:pPr>
        <w:pStyle w:val="Heading3"/>
        <w:numPr>
          <w:ilvl w:val="2"/>
          <w:numId w:val="39"/>
        </w:numPr>
        <w:ind w:left="567" w:hanging="567"/>
        <w:rPr>
          <w:u w:val="single"/>
        </w:rPr>
      </w:pPr>
      <w:bookmarkStart w:id="73" w:name="_Toc213161703"/>
      <w:r w:rsidRPr="00DE034E">
        <w:rPr>
          <w:u w:val="single"/>
        </w:rPr>
        <w:t>Installation</w:t>
      </w:r>
      <w:bookmarkEnd w:id="73"/>
    </w:p>
    <w:p w14:paraId="29FA25F1" w14:textId="77777777" w:rsidR="00BF2CEF" w:rsidRDefault="00BF2CEF" w:rsidP="00895E11">
      <w:pPr>
        <w:pStyle w:val="BodyText"/>
        <w:ind w:left="0"/>
        <w:jc w:val="both"/>
        <w:rPr>
          <w:b/>
          <w:bCs/>
        </w:rPr>
      </w:pPr>
      <w:r>
        <w:t xml:space="preserve">You can install this software by adding users to the AD group </w:t>
      </w:r>
      <w:r w:rsidRPr="00B67910">
        <w:rPr>
          <w:b/>
          <w:bCs/>
        </w:rPr>
        <w:t>app.ARCS2G.users</w:t>
      </w:r>
      <w:r>
        <w:t xml:space="preserve"> and pushing the deployment via Airwatch. Software packaging for Airwatch resides </w:t>
      </w:r>
      <w:r w:rsidRPr="00DB1C49">
        <w:t xml:space="preserve">in </w:t>
      </w:r>
      <w:r w:rsidRPr="00FD1DF0">
        <w:rPr>
          <w:rStyle w:val="Hyperlink"/>
        </w:rPr>
        <w:t>\\vmfilesharesyd1\soeapps\ARCS2G\v1.57</w:t>
      </w:r>
      <w:r>
        <w:rPr>
          <w:b/>
          <w:bCs/>
        </w:rPr>
        <w:t xml:space="preserve"> </w:t>
      </w:r>
    </w:p>
    <w:p w14:paraId="7C8E6949" w14:textId="77777777" w:rsidR="00BF2CEF" w:rsidRPr="00AF2314" w:rsidRDefault="00BF2CEF" w:rsidP="00895E11">
      <w:pPr>
        <w:pStyle w:val="BodyText"/>
        <w:ind w:left="0"/>
        <w:rPr>
          <w:rStyle w:val="Hyperlink"/>
          <w:b/>
          <w:bCs/>
          <w:u w:val="none"/>
        </w:rPr>
      </w:pPr>
      <w:r>
        <w:t xml:space="preserve">Finance team can find the same in </w:t>
      </w:r>
      <w:r w:rsidRPr="00FD1DF0">
        <w:rPr>
          <w:rStyle w:val="Hyperlink"/>
        </w:rPr>
        <w:t>\\sydney.gtlaw.com.au\ops\elite\ARCS\ARCS2G01.57.14\ARCS2G01.57\Installation Files</w:t>
      </w:r>
    </w:p>
    <w:p w14:paraId="7E6A1472" w14:textId="5FA556FB" w:rsidR="00BF2CEF" w:rsidRDefault="00BF2CEF" w:rsidP="00BF2CEF">
      <w:pPr>
        <w:pStyle w:val="BodyText"/>
        <w:ind w:left="0"/>
        <w:jc w:val="both"/>
        <w:rPr>
          <w:i/>
          <w:iCs/>
        </w:rPr>
      </w:pPr>
      <w:r>
        <w:rPr>
          <w:b/>
          <w:bCs/>
          <w:i/>
          <w:iCs/>
        </w:rPr>
        <w:t xml:space="preserve">Please </w:t>
      </w:r>
      <w:r w:rsidR="00895E11">
        <w:rPr>
          <w:b/>
          <w:bCs/>
          <w:i/>
          <w:iCs/>
        </w:rPr>
        <w:t>N</w:t>
      </w:r>
      <w:r>
        <w:rPr>
          <w:b/>
          <w:bCs/>
          <w:i/>
          <w:iCs/>
        </w:rPr>
        <w:t xml:space="preserve">ote: </w:t>
      </w:r>
      <w:r>
        <w:rPr>
          <w:i/>
          <w:iCs/>
        </w:rPr>
        <w:t xml:space="preserve">You need to provide local admin rights to the user if installing the software locally. </w:t>
      </w:r>
      <w:r w:rsidR="00BA2272">
        <w:rPr>
          <w:i/>
          <w:iCs/>
        </w:rPr>
        <w:t>It is</w:t>
      </w:r>
      <w:r>
        <w:rPr>
          <w:i/>
          <w:iCs/>
        </w:rPr>
        <w:t xml:space="preserve"> because the Install action writes to the following file, which user may not have access rights to:</w:t>
      </w:r>
    </w:p>
    <w:p w14:paraId="469F4E3A" w14:textId="5B21B456" w:rsidR="00BF2CEF" w:rsidRPr="00853BF9" w:rsidRDefault="00BF2CEF" w:rsidP="00BF2CEF">
      <w:pPr>
        <w:pStyle w:val="BodyText"/>
        <w:ind w:left="0"/>
        <w:jc w:val="both"/>
        <w:rPr>
          <w:rStyle w:val="Hyperlink"/>
          <w:i/>
          <w:iCs/>
          <w:color w:val="000000" w:themeColor="text1"/>
          <w:u w:val="none"/>
        </w:rPr>
      </w:pPr>
      <w:r w:rsidRPr="00853BF9">
        <w:rPr>
          <w:rStyle w:val="Hyperlink"/>
          <w:i/>
          <w:iCs/>
        </w:rPr>
        <w:t xml:space="preserve">C:\Windows\Microsoft.NET\Framework64\v4.0.30319\Config\machine.config </w:t>
      </w:r>
      <w:r w:rsidRPr="00853BF9">
        <w:rPr>
          <w:rStyle w:val="Hyperlink"/>
          <w:i/>
          <w:iCs/>
          <w:color w:val="000000" w:themeColor="text1"/>
          <w:u w:val="none"/>
        </w:rPr>
        <w:t>(.net location may change depending upon the version installed.) During a first-time installation, this command line enhancement writes an entry to the machine.config file</w:t>
      </w:r>
      <w:r w:rsidR="00895E11" w:rsidRPr="00853BF9">
        <w:rPr>
          <w:rStyle w:val="Hyperlink"/>
          <w:i/>
          <w:iCs/>
          <w:color w:val="000000" w:themeColor="text1"/>
          <w:u w:val="none"/>
        </w:rPr>
        <w:t>.</w:t>
      </w:r>
    </w:p>
    <w:p w14:paraId="274FD736" w14:textId="4F5FA285" w:rsidR="00071643" w:rsidRPr="00DE034E" w:rsidRDefault="00071643" w:rsidP="00DE034E">
      <w:pPr>
        <w:pStyle w:val="Heading3"/>
        <w:numPr>
          <w:ilvl w:val="2"/>
          <w:numId w:val="39"/>
        </w:numPr>
        <w:ind w:left="567" w:hanging="567"/>
        <w:rPr>
          <w:u w:val="single"/>
        </w:rPr>
      </w:pPr>
      <w:bookmarkStart w:id="74" w:name="_Toc213161704"/>
      <w:r w:rsidRPr="00DE034E">
        <w:rPr>
          <w:u w:val="single"/>
        </w:rPr>
        <w:t>Establishing Connection to ARCS2G Database</w:t>
      </w:r>
      <w:bookmarkEnd w:id="74"/>
    </w:p>
    <w:p w14:paraId="0F4FD95C" w14:textId="77777777" w:rsidR="00C20E7A" w:rsidRDefault="00C20E7A" w:rsidP="00895E11">
      <w:pPr>
        <w:pStyle w:val="BodyText"/>
        <w:ind w:left="0"/>
        <w:jc w:val="both"/>
      </w:pPr>
      <w:r>
        <w:t>It is a one-time setup per each client installation. To establish the database connection, perform the steps below:</w:t>
      </w:r>
    </w:p>
    <w:p w14:paraId="055263E2" w14:textId="6E6E0EB1" w:rsidR="00C20E7A" w:rsidRDefault="00C20E7A" w:rsidP="00895E11">
      <w:pPr>
        <w:pStyle w:val="BodyText"/>
        <w:ind w:left="0"/>
        <w:jc w:val="both"/>
      </w:pPr>
      <w:r w:rsidRPr="00FD6B9E">
        <w:rPr>
          <w:b/>
          <w:bCs/>
        </w:rPr>
        <w:t xml:space="preserve">Step </w:t>
      </w:r>
      <w:r w:rsidR="00895E11">
        <w:rPr>
          <w:b/>
          <w:bCs/>
        </w:rPr>
        <w:t>1:</w:t>
      </w:r>
      <w:r>
        <w:t xml:space="preserve"> </w:t>
      </w:r>
      <w:r w:rsidRPr="00972540">
        <w:t xml:space="preserve">Search for ARCS2G Config icon in Cortana, right-click the icon, and choose the </w:t>
      </w:r>
      <w:r w:rsidRPr="00853BF9">
        <w:rPr>
          <w:b/>
          <w:bCs/>
        </w:rPr>
        <w:t>Run as administrator</w:t>
      </w:r>
      <w:r w:rsidR="00853BF9">
        <w:t xml:space="preserve"> </w:t>
      </w:r>
      <w:r w:rsidRPr="00972540">
        <w:t>from the context menu.</w:t>
      </w:r>
    </w:p>
    <w:p w14:paraId="44CE9730" w14:textId="4EDEB4AC" w:rsidR="00C20E7A" w:rsidRDefault="00C20E7A" w:rsidP="00895E11">
      <w:pPr>
        <w:pStyle w:val="BodyText"/>
        <w:ind w:left="0"/>
        <w:jc w:val="both"/>
        <w:rPr>
          <w:rStyle w:val="Hyperlink"/>
          <w:color w:val="000000" w:themeColor="text1"/>
          <w:u w:val="none"/>
        </w:rPr>
      </w:pPr>
      <w:r w:rsidRPr="4B623B88">
        <w:rPr>
          <w:b/>
          <w:bCs/>
        </w:rPr>
        <w:t xml:space="preserve">Step </w:t>
      </w:r>
      <w:r w:rsidR="00895E11">
        <w:rPr>
          <w:b/>
          <w:bCs/>
        </w:rPr>
        <w:t>2:</w:t>
      </w:r>
      <w:r w:rsidRPr="4B623B88">
        <w:rPr>
          <w:b/>
          <w:bCs/>
        </w:rPr>
        <w:t xml:space="preserve"> </w:t>
      </w:r>
      <w:r>
        <w:t xml:space="preserve">The Find File prompt appears, as shown below. Select the database instance from the list </w:t>
      </w:r>
      <w:r w:rsidRPr="4B623B88">
        <w:rPr>
          <w:rStyle w:val="Hyperlink"/>
          <w:color w:val="000000" w:themeColor="text1"/>
          <w:u w:val="none"/>
        </w:rPr>
        <w:t xml:space="preserve">by clicking the </w:t>
      </w:r>
      <w:r>
        <w:rPr>
          <w:noProof/>
        </w:rPr>
        <w:drawing>
          <wp:inline distT="0" distB="0" distL="0" distR="0" wp14:anchorId="448AEE38" wp14:editId="20E1B5C2">
            <wp:extent cx="257211" cy="21910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257211" cy="219106"/>
                    </a:xfrm>
                    <a:prstGeom prst="rect">
                      <a:avLst/>
                    </a:prstGeom>
                  </pic:spPr>
                </pic:pic>
              </a:graphicData>
            </a:graphic>
          </wp:inline>
        </w:drawing>
      </w:r>
      <w:r w:rsidRPr="4B623B88">
        <w:rPr>
          <w:rStyle w:val="Hyperlink"/>
          <w:color w:val="000000" w:themeColor="text1"/>
          <w:u w:val="none"/>
        </w:rPr>
        <w:t xml:space="preserve"> button</w:t>
      </w:r>
      <w:r w:rsidRPr="4B623B88">
        <w:rPr>
          <w:rStyle w:val="Hyperlink"/>
          <w:b/>
          <w:bCs/>
          <w:u w:val="none"/>
        </w:rPr>
        <w:t xml:space="preserve"> </w:t>
      </w:r>
      <w:r w:rsidRPr="4B623B88">
        <w:rPr>
          <w:rStyle w:val="Hyperlink"/>
          <w:color w:val="000000" w:themeColor="text1"/>
          <w:u w:val="none"/>
        </w:rPr>
        <w:t xml:space="preserve">and press </w:t>
      </w:r>
      <w:r w:rsidRPr="00853BF9">
        <w:rPr>
          <w:rStyle w:val="Hyperlink"/>
          <w:b/>
          <w:bCs/>
          <w:color w:val="000000" w:themeColor="text1"/>
          <w:u w:val="none"/>
        </w:rPr>
        <w:t>OK</w:t>
      </w:r>
      <w:r w:rsidRPr="4B623B88">
        <w:rPr>
          <w:rStyle w:val="Hyperlink"/>
          <w:color w:val="000000" w:themeColor="text1"/>
          <w:u w:val="none"/>
        </w:rPr>
        <w:t>:</w:t>
      </w:r>
    </w:p>
    <w:p w14:paraId="55C7813A" w14:textId="39841C33" w:rsidR="005B7610" w:rsidRDefault="00853BF9" w:rsidP="00E33A12">
      <w:pPr>
        <w:spacing w:line="240" w:lineRule="auto"/>
        <w:jc w:val="center"/>
      </w:pPr>
      <w:r>
        <w:rPr>
          <w:noProof/>
        </w:rPr>
        <mc:AlternateContent>
          <mc:Choice Requires="wps">
            <w:drawing>
              <wp:anchor distT="0" distB="0" distL="114300" distR="114300" simplePos="0" relativeHeight="251681792" behindDoc="0" locked="0" layoutInCell="1" allowOverlap="1" wp14:anchorId="1C3AA400" wp14:editId="34E15108">
                <wp:simplePos x="0" y="0"/>
                <wp:positionH relativeFrom="column">
                  <wp:posOffset>1840865</wp:posOffset>
                </wp:positionH>
                <wp:positionV relativeFrom="paragraph">
                  <wp:posOffset>1175385</wp:posOffset>
                </wp:positionV>
                <wp:extent cx="1079500" cy="317500"/>
                <wp:effectExtent l="0" t="0" r="25400" b="25400"/>
                <wp:wrapNone/>
                <wp:docPr id="1046083522" name="Rectangle 11"/>
                <wp:cNvGraphicFramePr/>
                <a:graphic xmlns:a="http://schemas.openxmlformats.org/drawingml/2006/main">
                  <a:graphicData uri="http://schemas.microsoft.com/office/word/2010/wordprocessingShape">
                    <wps:wsp>
                      <wps:cNvSpPr/>
                      <wps:spPr>
                        <a:xfrm>
                          <a:off x="0" y="0"/>
                          <a:ext cx="1079500" cy="3175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A6053C" id="Rectangle 11" o:spid="_x0000_s1026" style="position:absolute;margin-left:144.95pt;margin-top:92.55pt;width:85pt;height:2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" filled="f" strokecolor="red" strokeweight="1.5pt"/>
            </w:pict>
          </mc:Fallback>
        </mc:AlternateContent>
      </w:r>
      <w:r w:rsidR="00013A73">
        <w:rPr>
          <w:noProof/>
        </w:rPr>
        <mc:AlternateContent>
          <mc:Choice Requires="wps">
            <w:drawing>
              <wp:anchor distT="0" distB="0" distL="114300" distR="114300" simplePos="0" relativeHeight="251672576" behindDoc="0" locked="0" layoutInCell="1" allowOverlap="1" wp14:anchorId="7BAFB03C" wp14:editId="66574D8E">
                <wp:simplePos x="0" y="0"/>
                <wp:positionH relativeFrom="column">
                  <wp:posOffset>4088765</wp:posOffset>
                </wp:positionH>
                <wp:positionV relativeFrom="paragraph">
                  <wp:posOffset>775335</wp:posOffset>
                </wp:positionV>
                <wp:extent cx="311150" cy="323850"/>
                <wp:effectExtent l="0" t="0" r="12700" b="19050"/>
                <wp:wrapNone/>
                <wp:docPr id="361041572" name="Rectangle 1"/>
                <wp:cNvGraphicFramePr/>
                <a:graphic xmlns:a="http://schemas.openxmlformats.org/drawingml/2006/main">
                  <a:graphicData uri="http://schemas.microsoft.com/office/word/2010/wordprocessingShape">
                    <wps:wsp>
                      <wps:cNvSpPr/>
                      <wps:spPr>
                        <a:xfrm>
                          <a:off x="0" y="0"/>
                          <a:ext cx="311150" cy="32385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BB1443" id="Rectangle 1" o:spid="_x0000_s1026" style="position:absolute;margin-left:321.95pt;margin-top:61.05pt;width:24.5pt;height:2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" filled="f" strokecolor="red" strokeweight="1.5pt"/>
            </w:pict>
          </mc:Fallback>
        </mc:AlternateContent>
      </w:r>
      <w:r w:rsidR="00E33A12">
        <w:rPr>
          <w:noProof/>
        </w:rPr>
        <w:drawing>
          <wp:inline distT="0" distB="0" distL="0" distR="0" wp14:anchorId="3A1A54A5" wp14:editId="58361512">
            <wp:extent cx="3514725" cy="1590675"/>
            <wp:effectExtent l="19050" t="19050" r="28575" b="28575"/>
            <wp:docPr id="11" name="Picture 11" descr="cid:image001.png@01D648E7.857AA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1.png@01D648E7.857AA160"/>
                    <pic:cNvPicPr>
                      <a:picLocks noChangeAspect="1" noChangeArrowheads="1"/>
                    </pic:cNvPicPr>
                  </pic:nvPicPr>
                  <pic:blipFill rotWithShape="1">
                    <a:blip r:embed="rId19" r:link="rId20">
                      <a:extLst>
                        <a:ext uri="{28A0092B-C50C-407E-A947-70E740481C1C}">
                          <a14:useLocalDpi xmlns:a14="http://schemas.microsoft.com/office/drawing/2010/main" val="0"/>
                        </a:ext>
                      </a:extLst>
                    </a:blip>
                    <a:srcRect r="1600"/>
                    <a:stretch/>
                  </pic:blipFill>
                  <pic:spPr bwMode="auto">
                    <a:xfrm>
                      <a:off x="0" y="0"/>
                      <a:ext cx="3514725" cy="159067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3503420A" w14:textId="0CA815F4" w:rsidR="00E33A12" w:rsidRDefault="00E33A12" w:rsidP="00891BBE">
      <w:pPr>
        <w:spacing w:line="240" w:lineRule="auto"/>
      </w:pPr>
    </w:p>
    <w:p w14:paraId="7CF613AC" w14:textId="2D224669" w:rsidR="0028666A" w:rsidRDefault="0028666A" w:rsidP="00895E11">
      <w:pPr>
        <w:pStyle w:val="BodyText"/>
        <w:ind w:left="0"/>
        <w:jc w:val="both"/>
        <w:rPr>
          <w:color w:val="000000" w:themeColor="text1"/>
        </w:rPr>
      </w:pPr>
      <w:r>
        <w:rPr>
          <w:color w:val="000000" w:themeColor="text1"/>
        </w:rPr>
        <w:t xml:space="preserve">You can locate the database configuration file (DBconfig.dat) in </w:t>
      </w:r>
      <w:hyperlink r:id="rId21" w:history="1">
        <w:r w:rsidRPr="00142B5F">
          <w:rPr>
            <w:rStyle w:val="Hyperlink"/>
          </w:rPr>
          <w:t>\\sydney.gtlaw.com.au\ops\elite\ARCS\2G_Data\DBConfig.dat</w:t>
        </w:r>
      </w:hyperlink>
      <w:r>
        <w:t xml:space="preserve">. If you </w:t>
      </w:r>
      <w:r w:rsidR="00BA2272">
        <w:t>do not</w:t>
      </w:r>
      <w:r>
        <w:t xml:space="preserve"> find the database instance you wish to connect with (ARCS_3E_PROD) in the list, perform step 3. </w:t>
      </w:r>
    </w:p>
    <w:p w14:paraId="38D02790" w14:textId="77777777" w:rsidR="00CA2A0F" w:rsidRDefault="00CA2A0F">
      <w:pPr>
        <w:spacing w:line="240" w:lineRule="auto"/>
        <w:rPr>
          <w:b/>
          <w:bCs/>
          <w:color w:val="000000" w:themeColor="text1"/>
        </w:rPr>
      </w:pPr>
      <w:r>
        <w:rPr>
          <w:b/>
          <w:bCs/>
          <w:color w:val="000000" w:themeColor="text1"/>
        </w:rPr>
        <w:br w:type="page"/>
      </w:r>
    </w:p>
    <w:p w14:paraId="075DAEBD" w14:textId="7E2A5372" w:rsidR="0028666A" w:rsidRDefault="0028666A" w:rsidP="0028666A">
      <w:pPr>
        <w:pStyle w:val="BodyText"/>
        <w:ind w:left="0"/>
        <w:rPr>
          <w:color w:val="000000" w:themeColor="text1"/>
        </w:rPr>
      </w:pPr>
      <w:r w:rsidRPr="00D1487B">
        <w:rPr>
          <w:b/>
          <w:bCs/>
          <w:color w:val="000000" w:themeColor="text1"/>
        </w:rPr>
        <w:lastRenderedPageBreak/>
        <w:t xml:space="preserve">Step </w:t>
      </w:r>
      <w:r w:rsidR="00CA2A0F">
        <w:rPr>
          <w:b/>
          <w:bCs/>
          <w:color w:val="000000" w:themeColor="text1"/>
        </w:rPr>
        <w:t>3:</w:t>
      </w:r>
      <w:r>
        <w:rPr>
          <w:b/>
          <w:bCs/>
          <w:color w:val="000000" w:themeColor="text1"/>
        </w:rPr>
        <w:t xml:space="preserve"> </w:t>
      </w:r>
      <w:r>
        <w:rPr>
          <w:color w:val="000000" w:themeColor="text1"/>
        </w:rPr>
        <w:t>Create a new instance with appropriate credentials:</w:t>
      </w:r>
    </w:p>
    <w:p w14:paraId="275EDAA1" w14:textId="7EAD1FA2" w:rsidR="0028666A" w:rsidRDefault="00013A73" w:rsidP="00BD11F2">
      <w:pPr>
        <w:spacing w:line="240" w:lineRule="auto"/>
        <w:jc w:val="center"/>
      </w:pPr>
      <w:r>
        <w:rPr>
          <w:noProof/>
        </w:rPr>
        <mc:AlternateContent>
          <mc:Choice Requires="wps">
            <w:drawing>
              <wp:anchor distT="0" distB="0" distL="114300" distR="114300" simplePos="0" relativeHeight="251673600" behindDoc="0" locked="0" layoutInCell="1" allowOverlap="1" wp14:anchorId="52A38C13" wp14:editId="72987D41">
                <wp:simplePos x="0" y="0"/>
                <wp:positionH relativeFrom="column">
                  <wp:posOffset>1771015</wp:posOffset>
                </wp:positionH>
                <wp:positionV relativeFrom="paragraph">
                  <wp:posOffset>389255</wp:posOffset>
                </wp:positionV>
                <wp:extent cx="1809750" cy="1866900"/>
                <wp:effectExtent l="0" t="0" r="19050" b="19050"/>
                <wp:wrapNone/>
                <wp:docPr id="1052545492" name="Rectangle 2"/>
                <wp:cNvGraphicFramePr/>
                <a:graphic xmlns:a="http://schemas.openxmlformats.org/drawingml/2006/main">
                  <a:graphicData uri="http://schemas.microsoft.com/office/word/2010/wordprocessingShape">
                    <wps:wsp>
                      <wps:cNvSpPr/>
                      <wps:spPr>
                        <a:xfrm>
                          <a:off x="0" y="0"/>
                          <a:ext cx="1809750" cy="18669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EF17F5" id="Rectangle 2" o:spid="_x0000_s1026" style="position:absolute;margin-left:139.45pt;margin-top:30.65pt;width:142.5pt;height:14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" filled="f" strokecolor="red" strokeweight="1.5pt"/>
            </w:pict>
          </mc:Fallback>
        </mc:AlternateContent>
      </w:r>
      <w:r w:rsidR="00BD11F2">
        <w:rPr>
          <w:noProof/>
        </w:rPr>
        <w:drawing>
          <wp:inline distT="0" distB="0" distL="0" distR="0" wp14:anchorId="10A23A0D" wp14:editId="493DB43A">
            <wp:extent cx="4791075" cy="4000500"/>
            <wp:effectExtent l="19050" t="19050" r="28575"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1075" cy="4000500"/>
                    </a:xfrm>
                    <a:prstGeom prst="rect">
                      <a:avLst/>
                    </a:prstGeom>
                    <a:ln>
                      <a:solidFill>
                        <a:schemeClr val="tx1"/>
                      </a:solidFill>
                    </a:ln>
                  </pic:spPr>
                </pic:pic>
              </a:graphicData>
            </a:graphic>
          </wp:inline>
        </w:drawing>
      </w:r>
    </w:p>
    <w:p w14:paraId="46A98F4B" w14:textId="71EB0776" w:rsidR="00BD11F2" w:rsidRDefault="00BD11F2" w:rsidP="00BD11F2">
      <w:pPr>
        <w:spacing w:line="240" w:lineRule="auto"/>
      </w:pPr>
    </w:p>
    <w:p w14:paraId="608A2430" w14:textId="6909C1F5" w:rsidR="00BD11F2" w:rsidRDefault="00312338" w:rsidP="00312338">
      <w:pPr>
        <w:spacing w:line="240" w:lineRule="auto"/>
        <w:jc w:val="center"/>
      </w:pPr>
      <w:r>
        <w:rPr>
          <w:noProof/>
        </w:rPr>
        <w:drawing>
          <wp:inline distT="0" distB="0" distL="0" distR="0" wp14:anchorId="10FB2A1B" wp14:editId="55619B6D">
            <wp:extent cx="3771900" cy="2609850"/>
            <wp:effectExtent l="19050" t="19050" r="1905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3771900" cy="2609850"/>
                    </a:xfrm>
                    <a:prstGeom prst="rect">
                      <a:avLst/>
                    </a:prstGeom>
                    <a:ln>
                      <a:solidFill>
                        <a:schemeClr val="tx1"/>
                      </a:solidFill>
                    </a:ln>
                  </pic:spPr>
                </pic:pic>
              </a:graphicData>
            </a:graphic>
          </wp:inline>
        </w:drawing>
      </w:r>
    </w:p>
    <w:p w14:paraId="3662CB5E" w14:textId="1C947F30" w:rsidR="00312338" w:rsidRDefault="00312338" w:rsidP="00BD11F2">
      <w:pPr>
        <w:spacing w:line="240" w:lineRule="auto"/>
      </w:pPr>
    </w:p>
    <w:p w14:paraId="7CB701D2" w14:textId="6BF05ACF" w:rsidR="00312338" w:rsidRDefault="00312338" w:rsidP="00CA2A0F">
      <w:pPr>
        <w:pStyle w:val="BodyText"/>
        <w:ind w:left="0"/>
        <w:jc w:val="both"/>
      </w:pPr>
      <w:r w:rsidRPr="00045123">
        <w:rPr>
          <w:b/>
          <w:bCs/>
          <w:color w:val="000000" w:themeColor="text1"/>
        </w:rPr>
        <w:t xml:space="preserve">Step </w:t>
      </w:r>
      <w:r w:rsidR="00CA2A0F">
        <w:rPr>
          <w:b/>
          <w:bCs/>
          <w:color w:val="000000" w:themeColor="text1"/>
        </w:rPr>
        <w:t>4:</w:t>
      </w:r>
      <w:r>
        <w:rPr>
          <w:color w:val="000000" w:themeColor="text1"/>
        </w:rPr>
        <w:t xml:space="preserve"> </w:t>
      </w:r>
      <w:r w:rsidRPr="00F83E38">
        <w:rPr>
          <w:color w:val="000000" w:themeColor="text1"/>
        </w:rPr>
        <w:t>Logon to the ARCS2G app (using your credentials) and select the database you want to connect to (e.g., ARCS_3E_PROD).</w:t>
      </w:r>
    </w:p>
    <w:p w14:paraId="6DA278F0" w14:textId="1761C698" w:rsidR="00CE6FC9" w:rsidRPr="00DE034E" w:rsidRDefault="00CE6FC9" w:rsidP="00DE034E">
      <w:pPr>
        <w:pStyle w:val="Heading3"/>
        <w:numPr>
          <w:ilvl w:val="2"/>
          <w:numId w:val="39"/>
        </w:numPr>
        <w:ind w:left="567" w:hanging="567"/>
        <w:rPr>
          <w:u w:val="single"/>
        </w:rPr>
      </w:pPr>
      <w:bookmarkStart w:id="75" w:name="_Toc213161705"/>
      <w:r w:rsidRPr="00DE034E">
        <w:rPr>
          <w:u w:val="single"/>
        </w:rPr>
        <w:t>Configuring ARCS Outlook Add-In</w:t>
      </w:r>
      <w:bookmarkEnd w:id="75"/>
    </w:p>
    <w:p w14:paraId="17B49F38" w14:textId="77777777" w:rsidR="00C17EB1" w:rsidRDefault="00C17EB1" w:rsidP="00F7091A">
      <w:pPr>
        <w:pStyle w:val="BodyText"/>
        <w:ind w:left="0"/>
        <w:jc w:val="both"/>
      </w:pPr>
      <w:r>
        <w:t>You can install ARCS add-in as a new feature to Outlook (via deployment from Airwatch). The feature enables users to export emails to the ARCS2G database.</w:t>
      </w:r>
    </w:p>
    <w:p w14:paraId="074CE8C3" w14:textId="77777777" w:rsidR="00C17EB1" w:rsidRDefault="00C17EB1" w:rsidP="00C17EB1">
      <w:pPr>
        <w:pStyle w:val="BodyText"/>
        <w:ind w:left="0"/>
        <w:jc w:val="both"/>
      </w:pPr>
      <w:r>
        <w:t xml:space="preserve">You first need to temporarily add the user as a local admin to the AD group, i.e., </w:t>
      </w:r>
      <w:r w:rsidRPr="003249D5">
        <w:rPr>
          <w:b/>
          <w:bCs/>
        </w:rPr>
        <w:t>grp.Admin.Local</w:t>
      </w:r>
      <w:r w:rsidRPr="00B769B0">
        <w:t xml:space="preserve"> </w:t>
      </w:r>
      <w:r w:rsidRPr="003249D5">
        <w:rPr>
          <w:b/>
          <w:bCs/>
        </w:rPr>
        <w:t>PC</w:t>
      </w:r>
      <w:r>
        <w:t>. As an administrator, the user can then configure the ARCS Outlook add-in by following the steps below:</w:t>
      </w:r>
    </w:p>
    <w:p w14:paraId="2C8A23E8" w14:textId="50AC5C3D" w:rsidR="00C17EB1" w:rsidRDefault="00C17EB1" w:rsidP="005244D7">
      <w:pPr>
        <w:pStyle w:val="BodyText"/>
        <w:ind w:left="0"/>
        <w:jc w:val="both"/>
        <w:rPr>
          <w:b/>
          <w:bCs/>
        </w:rPr>
      </w:pPr>
      <w:r w:rsidRPr="4B623B88">
        <w:rPr>
          <w:b/>
          <w:bCs/>
        </w:rPr>
        <w:t xml:space="preserve">Step </w:t>
      </w:r>
      <w:r w:rsidR="005244D7">
        <w:rPr>
          <w:b/>
          <w:bCs/>
        </w:rPr>
        <w:t>1:</w:t>
      </w:r>
      <w:r w:rsidRPr="4B623B88">
        <w:rPr>
          <w:b/>
          <w:bCs/>
        </w:rPr>
        <w:t xml:space="preserve"> </w:t>
      </w:r>
      <w:r>
        <w:t xml:space="preserve">Run </w:t>
      </w:r>
      <w:r w:rsidRPr="4B623B88">
        <w:rPr>
          <w:b/>
          <w:bCs/>
        </w:rPr>
        <w:t xml:space="preserve">ARCS_addin.bat </w:t>
      </w:r>
      <w:r>
        <w:t xml:space="preserve">located in </w:t>
      </w:r>
      <w:hyperlink r:id="rId24">
        <w:r w:rsidRPr="4B623B88">
          <w:rPr>
            <w:rStyle w:val="Hyperlink"/>
          </w:rPr>
          <w:t>\\vmsoeappsyd1\apps\ARCS2G\Installation Files\2G Application One Install</w:t>
        </w:r>
      </w:hyperlink>
      <w:r w:rsidRPr="4B623B88">
        <w:rPr>
          <w:b/>
          <w:bCs/>
        </w:rPr>
        <w:t xml:space="preserve"> </w:t>
      </w:r>
    </w:p>
    <w:p w14:paraId="4A90556B" w14:textId="68B9995C" w:rsidR="00C17EB1" w:rsidRPr="00D21283" w:rsidRDefault="00C17EB1" w:rsidP="005244D7">
      <w:pPr>
        <w:pStyle w:val="BodyText"/>
        <w:ind w:left="0"/>
        <w:rPr>
          <w:b/>
          <w:bCs/>
        </w:rPr>
      </w:pPr>
      <w:r>
        <w:rPr>
          <w:b/>
          <w:bCs/>
        </w:rPr>
        <w:t xml:space="preserve">Step </w:t>
      </w:r>
      <w:r w:rsidR="005244D7">
        <w:rPr>
          <w:b/>
          <w:bCs/>
        </w:rPr>
        <w:t>2:</w:t>
      </w:r>
      <w:r>
        <w:rPr>
          <w:b/>
          <w:bCs/>
        </w:rPr>
        <w:t xml:space="preserve"> </w:t>
      </w:r>
      <w:r w:rsidRPr="00E94A36">
        <w:t>Check in add/remove programs installed</w:t>
      </w:r>
      <w:r w:rsidRPr="00D21283">
        <w:rPr>
          <w:b/>
          <w:bCs/>
        </w:rPr>
        <w:t xml:space="preserve"> </w:t>
      </w:r>
      <w:r>
        <w:t xml:space="preserve">by the add-in, i.e., </w:t>
      </w:r>
      <w:r w:rsidRPr="00D21283">
        <w:rPr>
          <w:b/>
          <w:bCs/>
        </w:rPr>
        <w:t>ARCSOutlookAddin</w:t>
      </w:r>
      <w:r>
        <w:rPr>
          <w:b/>
          <w:bCs/>
        </w:rPr>
        <w:t>.</w:t>
      </w:r>
    </w:p>
    <w:p w14:paraId="1E29D76B" w14:textId="53898E33" w:rsidR="00C17EB1" w:rsidRPr="00D21283" w:rsidRDefault="00C17EB1" w:rsidP="00C17EB1">
      <w:pPr>
        <w:pStyle w:val="BodyText"/>
        <w:ind w:left="0"/>
        <w:rPr>
          <w:b/>
          <w:bCs/>
        </w:rPr>
      </w:pPr>
      <w:r>
        <w:rPr>
          <w:b/>
          <w:bCs/>
        </w:rPr>
        <w:lastRenderedPageBreak/>
        <w:t xml:space="preserve">Step </w:t>
      </w:r>
      <w:r w:rsidR="005244D7">
        <w:rPr>
          <w:b/>
          <w:bCs/>
        </w:rPr>
        <w:t>3:</w:t>
      </w:r>
      <w:r>
        <w:rPr>
          <w:b/>
          <w:bCs/>
        </w:rPr>
        <w:t xml:space="preserve"> </w:t>
      </w:r>
      <w:r w:rsidRPr="00B6647D">
        <w:t>Run a repair using the</w:t>
      </w:r>
      <w:r w:rsidRPr="00D21283">
        <w:rPr>
          <w:b/>
          <w:bCs/>
        </w:rPr>
        <w:t xml:space="preserve"> </w:t>
      </w:r>
      <w:r w:rsidRPr="00B6647D">
        <w:rPr>
          <w:b/>
          <w:bCs/>
        </w:rPr>
        <w:t>NDOffice</w:t>
      </w:r>
      <w:r>
        <w:rPr>
          <w:b/>
          <w:bCs/>
        </w:rPr>
        <w:t>.</w:t>
      </w:r>
    </w:p>
    <w:p w14:paraId="4639ECC7" w14:textId="3889F924" w:rsidR="00C17EB1" w:rsidRDefault="00C17EB1" w:rsidP="005244D7">
      <w:pPr>
        <w:pStyle w:val="BodyText"/>
        <w:ind w:left="0"/>
        <w:jc w:val="both"/>
        <w:rPr>
          <w:b/>
          <w:bCs/>
        </w:rPr>
      </w:pPr>
      <w:r>
        <w:rPr>
          <w:b/>
          <w:bCs/>
        </w:rPr>
        <w:t xml:space="preserve">Step </w:t>
      </w:r>
      <w:r w:rsidR="005244D7">
        <w:rPr>
          <w:b/>
          <w:bCs/>
        </w:rPr>
        <w:t>4:</w:t>
      </w:r>
      <w:r w:rsidR="00364052">
        <w:rPr>
          <w:b/>
          <w:bCs/>
        </w:rPr>
        <w:t xml:space="preserve"> </w:t>
      </w:r>
      <w:r>
        <w:t>Right-click and run the</w:t>
      </w:r>
      <w:r w:rsidRPr="00D21283">
        <w:rPr>
          <w:b/>
          <w:bCs/>
        </w:rPr>
        <w:t xml:space="preserve"> Outlook </w:t>
      </w:r>
      <w:r>
        <w:t xml:space="preserve">to configure add-ins by selecting </w:t>
      </w:r>
      <w:r w:rsidRPr="00D21283">
        <w:rPr>
          <w:b/>
          <w:bCs/>
        </w:rPr>
        <w:t>File&gt; Options&gt; Add-Ins &gt; Add-Ins Options</w:t>
      </w:r>
      <w:r>
        <w:rPr>
          <w:b/>
          <w:bCs/>
        </w:rPr>
        <w:t>:</w:t>
      </w:r>
    </w:p>
    <w:p w14:paraId="082E7C65" w14:textId="3C253C35" w:rsidR="00312338" w:rsidRDefault="00013A73" w:rsidP="00E105B4">
      <w:pPr>
        <w:spacing w:line="240" w:lineRule="auto"/>
        <w:jc w:val="center"/>
      </w:pPr>
      <w:r>
        <w:rPr>
          <w:noProof/>
        </w:rPr>
        <mc:AlternateContent>
          <mc:Choice Requires="wps">
            <w:drawing>
              <wp:anchor distT="0" distB="0" distL="114300" distR="114300" simplePos="0" relativeHeight="251674624" behindDoc="0" locked="0" layoutInCell="1" allowOverlap="1" wp14:anchorId="7B8382EF" wp14:editId="7E0501F6">
                <wp:simplePos x="0" y="0"/>
                <wp:positionH relativeFrom="column">
                  <wp:posOffset>3072765</wp:posOffset>
                </wp:positionH>
                <wp:positionV relativeFrom="paragraph">
                  <wp:posOffset>262255</wp:posOffset>
                </wp:positionV>
                <wp:extent cx="1206500" cy="336550"/>
                <wp:effectExtent l="0" t="0" r="12700" b="25400"/>
                <wp:wrapNone/>
                <wp:docPr id="711064819" name="Rectangle 3"/>
                <wp:cNvGraphicFramePr/>
                <a:graphic xmlns:a="http://schemas.openxmlformats.org/drawingml/2006/main">
                  <a:graphicData uri="http://schemas.microsoft.com/office/word/2010/wordprocessingShape">
                    <wps:wsp>
                      <wps:cNvSpPr/>
                      <wps:spPr>
                        <a:xfrm>
                          <a:off x="0" y="0"/>
                          <a:ext cx="1206500" cy="33655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806EC5" id="Rectangle 3" o:spid="_x0000_s1026" style="position:absolute;margin-left:241.95pt;margin-top:20.65pt;width:95pt;height:2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" filled="f" strokecolor="red" strokeweight="1.5pt"/>
            </w:pict>
          </mc:Fallback>
        </mc:AlternateContent>
      </w:r>
      <w:r w:rsidR="00E105B4">
        <w:rPr>
          <w:noProof/>
        </w:rPr>
        <w:drawing>
          <wp:inline distT="0" distB="0" distL="0" distR="0" wp14:anchorId="1DA7F0DA" wp14:editId="43123C86">
            <wp:extent cx="3009900" cy="67627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009900" cy="676275"/>
                    </a:xfrm>
                    <a:prstGeom prst="rect">
                      <a:avLst/>
                    </a:prstGeom>
                    <a:ln>
                      <a:solidFill>
                        <a:schemeClr val="tx1"/>
                      </a:solidFill>
                    </a:ln>
                  </pic:spPr>
                </pic:pic>
              </a:graphicData>
            </a:graphic>
          </wp:inline>
        </w:drawing>
      </w:r>
    </w:p>
    <w:p w14:paraId="66DD063C" w14:textId="7C33BFF2" w:rsidR="00E105B4" w:rsidRDefault="00E105B4" w:rsidP="00BD11F2">
      <w:pPr>
        <w:spacing w:line="240" w:lineRule="auto"/>
      </w:pPr>
    </w:p>
    <w:p w14:paraId="18DA01C1" w14:textId="3E438632" w:rsidR="00E105B4" w:rsidRPr="00543D98" w:rsidRDefault="00E105B4" w:rsidP="00B96E17">
      <w:pPr>
        <w:pStyle w:val="BodyText"/>
        <w:ind w:left="0"/>
      </w:pPr>
      <w:r w:rsidRPr="00543D98">
        <w:rPr>
          <w:b/>
          <w:bCs/>
        </w:rPr>
        <w:t xml:space="preserve">Step </w:t>
      </w:r>
      <w:r w:rsidR="005244D7">
        <w:rPr>
          <w:b/>
          <w:bCs/>
        </w:rPr>
        <w:t>5:</w:t>
      </w:r>
      <w:r>
        <w:t xml:space="preserve"> On </w:t>
      </w:r>
      <w:r w:rsidRPr="00A648D6">
        <w:rPr>
          <w:b/>
          <w:bCs/>
        </w:rPr>
        <w:t>Add-in Options</w:t>
      </w:r>
      <w:r>
        <w:t xml:space="preserve"> dialog, </w:t>
      </w:r>
      <w:r w:rsidRPr="00543D98">
        <w:t>select</w:t>
      </w:r>
      <w:r w:rsidRPr="00D21283">
        <w:rPr>
          <w:b/>
          <w:bCs/>
        </w:rPr>
        <w:t xml:space="preserve"> </w:t>
      </w:r>
      <w:r w:rsidRPr="0061600C">
        <w:rPr>
          <w:b/>
          <w:bCs/>
        </w:rPr>
        <w:t>ARCS_3E_PROD</w:t>
      </w:r>
      <w:r w:rsidRPr="00D21283">
        <w:rPr>
          <w:b/>
          <w:bCs/>
        </w:rPr>
        <w:t xml:space="preserve"> </w:t>
      </w:r>
      <w:r>
        <w:t>in</w:t>
      </w:r>
      <w:r w:rsidRPr="00543D98">
        <w:t xml:space="preserve"> the Database drop</w:t>
      </w:r>
      <w:r>
        <w:t>-</w:t>
      </w:r>
      <w:r w:rsidRPr="00543D98">
        <w:t>down</w:t>
      </w:r>
      <w:r>
        <w:t>:</w:t>
      </w:r>
    </w:p>
    <w:p w14:paraId="68579069" w14:textId="69DE8F9B" w:rsidR="00E105B4" w:rsidRDefault="00013A73" w:rsidP="00AD104B">
      <w:pPr>
        <w:spacing w:line="240" w:lineRule="auto"/>
        <w:jc w:val="center"/>
      </w:pPr>
      <w:r>
        <w:rPr>
          <w:noProof/>
        </w:rPr>
        <mc:AlternateContent>
          <mc:Choice Requires="wps">
            <w:drawing>
              <wp:anchor distT="0" distB="0" distL="114300" distR="114300" simplePos="0" relativeHeight="251675648" behindDoc="0" locked="0" layoutInCell="1" allowOverlap="1" wp14:anchorId="1A38111E" wp14:editId="7FB1A614">
                <wp:simplePos x="0" y="0"/>
                <wp:positionH relativeFrom="column">
                  <wp:posOffset>1682115</wp:posOffset>
                </wp:positionH>
                <wp:positionV relativeFrom="paragraph">
                  <wp:posOffset>713105</wp:posOffset>
                </wp:positionV>
                <wp:extent cx="1644650" cy="342900"/>
                <wp:effectExtent l="0" t="0" r="12700" b="19050"/>
                <wp:wrapNone/>
                <wp:docPr id="718282198" name="Rectangle 4"/>
                <wp:cNvGraphicFramePr/>
                <a:graphic xmlns:a="http://schemas.openxmlformats.org/drawingml/2006/main">
                  <a:graphicData uri="http://schemas.microsoft.com/office/word/2010/wordprocessingShape">
                    <wps:wsp>
                      <wps:cNvSpPr/>
                      <wps:spPr>
                        <a:xfrm>
                          <a:off x="0" y="0"/>
                          <a:ext cx="1644650" cy="3429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3BB7A7" id="Rectangle 4" o:spid="_x0000_s1026" style="position:absolute;margin-left:132.45pt;margin-top:56.15pt;width:129.5pt;height:2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" filled="f" strokecolor="red" strokeweight="1.5pt"/>
            </w:pict>
          </mc:Fallback>
        </mc:AlternateContent>
      </w:r>
      <w:r w:rsidR="00AD104B">
        <w:rPr>
          <w:noProof/>
        </w:rPr>
        <w:drawing>
          <wp:inline distT="0" distB="0" distL="0" distR="0" wp14:anchorId="4713AD99" wp14:editId="473CD367">
            <wp:extent cx="2592125" cy="3081749"/>
            <wp:effectExtent l="19050" t="19050" r="17780"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05157" cy="3097242"/>
                    </a:xfrm>
                    <a:prstGeom prst="rect">
                      <a:avLst/>
                    </a:prstGeom>
                    <a:ln>
                      <a:solidFill>
                        <a:schemeClr val="tx1"/>
                      </a:solidFill>
                    </a:ln>
                  </pic:spPr>
                </pic:pic>
              </a:graphicData>
            </a:graphic>
          </wp:inline>
        </w:drawing>
      </w:r>
    </w:p>
    <w:p w14:paraId="6D1143A0" w14:textId="4537ED50" w:rsidR="0061600C" w:rsidRDefault="0061600C" w:rsidP="0061600C">
      <w:pPr>
        <w:spacing w:line="240" w:lineRule="auto"/>
      </w:pPr>
    </w:p>
    <w:p w14:paraId="16F2AF95" w14:textId="38698CE6" w:rsidR="001E7D92" w:rsidRPr="00DE034E" w:rsidRDefault="00876452" w:rsidP="00DE034E">
      <w:pPr>
        <w:pStyle w:val="Heading3"/>
        <w:numPr>
          <w:ilvl w:val="2"/>
          <w:numId w:val="39"/>
        </w:numPr>
        <w:ind w:left="567" w:hanging="567"/>
        <w:rPr>
          <w:u w:val="single"/>
        </w:rPr>
      </w:pPr>
      <w:bookmarkStart w:id="76" w:name="_Toc213161706"/>
      <w:r w:rsidRPr="00DE034E">
        <w:rPr>
          <w:u w:val="single"/>
        </w:rPr>
        <w:t>Running ARCS Scheduled Tasks</w:t>
      </w:r>
      <w:bookmarkEnd w:id="76"/>
    </w:p>
    <w:p w14:paraId="60FF4CCA" w14:textId="3F7FFFDC" w:rsidR="00891BBE" w:rsidRDefault="008D124B" w:rsidP="005244D7">
      <w:pPr>
        <w:pStyle w:val="BodyText"/>
        <w:ind w:left="0"/>
        <w:jc w:val="both"/>
      </w:pPr>
      <w:r>
        <w:t xml:space="preserve">It involves running the file </w:t>
      </w:r>
      <w:r>
        <w:rPr>
          <w:b/>
          <w:bCs/>
        </w:rPr>
        <w:t xml:space="preserve">ARCS2GScheduler.exe </w:t>
      </w:r>
      <w:r>
        <w:t>on the VMPMSICSYD1 machine and includes running the reporting scheduled tasks.</w:t>
      </w:r>
    </w:p>
    <w:p w14:paraId="6E692B99" w14:textId="76537E88" w:rsidR="00891BBE" w:rsidRPr="00E01CDC" w:rsidRDefault="00373732" w:rsidP="00B94971">
      <w:pPr>
        <w:pStyle w:val="Heading2"/>
        <w:numPr>
          <w:ilvl w:val="1"/>
          <w:numId w:val="39"/>
        </w:numPr>
      </w:pPr>
      <w:bookmarkStart w:id="77" w:name="_Toc213161707"/>
      <w:r>
        <w:t>EDG Software</w:t>
      </w:r>
      <w:bookmarkEnd w:id="77"/>
    </w:p>
    <w:p w14:paraId="50E50776" w14:textId="77777777" w:rsidR="00C321B7" w:rsidRDefault="00C321B7" w:rsidP="005244D7">
      <w:pPr>
        <w:pStyle w:val="BodyText"/>
        <w:ind w:left="0"/>
        <w:jc w:val="both"/>
        <w:rPr>
          <w:rStyle w:val="Hyperlink"/>
          <w:color w:val="000000" w:themeColor="text1"/>
          <w:u w:val="none"/>
        </w:rPr>
      </w:pPr>
      <w:r>
        <w:t xml:space="preserve">You can locate the EDG software packaging at </w:t>
      </w:r>
      <w:hyperlink r:id="rId27" w:history="1">
        <w:r w:rsidRPr="00EE76F8">
          <w:rPr>
            <w:rStyle w:val="Hyperlink"/>
          </w:rPr>
          <w:t>\\ntnas\it\Apps\Finance\EDG</w:t>
        </w:r>
      </w:hyperlink>
      <w:r>
        <w:rPr>
          <w:rStyle w:val="Hyperlink"/>
          <w:u w:val="none"/>
        </w:rPr>
        <w:t xml:space="preserve">. </w:t>
      </w:r>
      <w:r>
        <w:rPr>
          <w:rStyle w:val="Hyperlink"/>
          <w:color w:val="000000" w:themeColor="text1"/>
          <w:u w:val="none"/>
        </w:rPr>
        <w:t xml:space="preserve">Getting the software involves using EPI (Elite Platform Installer) tool to install the Visual Designer. </w:t>
      </w:r>
    </w:p>
    <w:p w14:paraId="54216DBF" w14:textId="335EA042" w:rsidR="00C321B7" w:rsidRPr="005244D7" w:rsidRDefault="00C321B7" w:rsidP="005244D7">
      <w:pPr>
        <w:pStyle w:val="BodyText"/>
        <w:ind w:left="0"/>
        <w:jc w:val="both"/>
        <w:rPr>
          <w:rStyle w:val="Hyperlink"/>
          <w:color w:val="000000" w:themeColor="text1"/>
          <w:u w:val="none"/>
        </w:rPr>
      </w:pPr>
      <w:r>
        <w:rPr>
          <w:rStyle w:val="Hyperlink"/>
          <w:color w:val="000000" w:themeColor="text1"/>
          <w:u w:val="none"/>
        </w:rPr>
        <w:t xml:space="preserve">Next, you need to install the Solution Manager 2.6.5 from the location </w:t>
      </w:r>
      <w:hyperlink r:id="rId28" w:history="1">
        <w:r w:rsidRPr="005F541C">
          <w:rPr>
            <w:rStyle w:val="Hyperlink"/>
          </w:rPr>
          <w:t>\\ntnas\it\Apps\Finance\EDG\DesignGallery_2.6.5_WorkstationComponents_x64\x64</w:t>
        </w:r>
      </w:hyperlink>
      <w:r>
        <w:rPr>
          <w:rStyle w:val="Hyperlink"/>
        </w:rPr>
        <w:t xml:space="preserve"> </w:t>
      </w:r>
      <w:r>
        <w:rPr>
          <w:rStyle w:val="Hyperlink"/>
          <w:color w:val="000000" w:themeColor="text1"/>
          <w:u w:val="none"/>
        </w:rPr>
        <w:t>and then apply the 2.6.8 hotfix. Installing the hotfix below involves copying and pasting the hotfix file over the Solution Manager files (there are no executables):</w:t>
      </w:r>
      <w:r w:rsidR="005244D7">
        <w:rPr>
          <w:rStyle w:val="Hyperlink"/>
          <w:color w:val="000000" w:themeColor="text1"/>
          <w:u w:val="none"/>
        </w:rPr>
        <w:t xml:space="preserve"> </w:t>
      </w:r>
      <w:r w:rsidRPr="001A0EAC">
        <w:rPr>
          <w:rStyle w:val="Hyperlink"/>
        </w:rPr>
        <w:t>\\ntnas\it\Apps\Finance\EDG\Design Gallery Solution Manager 2.6.8.0 Hotfix</w:t>
      </w:r>
    </w:p>
    <w:p w14:paraId="71958D8B" w14:textId="77777777" w:rsidR="00257016" w:rsidRDefault="00257016" w:rsidP="005244D7">
      <w:pPr>
        <w:pStyle w:val="BodyText"/>
        <w:ind w:left="0"/>
        <w:rPr>
          <w:b/>
          <w:bCs/>
          <w:color w:val="000000" w:themeColor="text1"/>
          <w:u w:val="single"/>
        </w:rPr>
      </w:pPr>
      <w:r w:rsidRPr="00B272D8">
        <w:rPr>
          <w:b/>
          <w:bCs/>
          <w:color w:val="000000" w:themeColor="text1"/>
          <w:u w:val="single"/>
        </w:rPr>
        <w:t xml:space="preserve">Solution Manager Installation </w:t>
      </w:r>
      <w:r>
        <w:rPr>
          <w:b/>
          <w:bCs/>
          <w:color w:val="000000" w:themeColor="text1"/>
          <w:u w:val="single"/>
        </w:rPr>
        <w:t>Problems</w:t>
      </w:r>
    </w:p>
    <w:p w14:paraId="11640469" w14:textId="77777777" w:rsidR="00257016" w:rsidRPr="00EF7C05" w:rsidRDefault="00257016" w:rsidP="00257016">
      <w:pPr>
        <w:pStyle w:val="BodyText"/>
        <w:ind w:left="0"/>
        <w:jc w:val="both"/>
        <w:rPr>
          <w:color w:val="000000" w:themeColor="text1"/>
        </w:rPr>
      </w:pPr>
      <w:r>
        <w:rPr>
          <w:color w:val="000000" w:themeColor="text1"/>
        </w:rPr>
        <w:t xml:space="preserve">While Setting up </w:t>
      </w:r>
      <w:r w:rsidRPr="004538FD">
        <w:rPr>
          <w:color w:val="000000" w:themeColor="text1"/>
        </w:rPr>
        <w:t>Solution Manager v2.6.x</w:t>
      </w:r>
      <w:r>
        <w:rPr>
          <w:color w:val="000000" w:themeColor="text1"/>
        </w:rPr>
        <w:t xml:space="preserve"> on your computer, you may encounter certain issues using the application. </w:t>
      </w:r>
      <w:r w:rsidRPr="00341B6F">
        <w:rPr>
          <w:i/>
          <w:iCs/>
          <w:color w:val="000000" w:themeColor="text1"/>
        </w:rPr>
        <w:t xml:space="preserve">What </w:t>
      </w:r>
      <w:r>
        <w:rPr>
          <w:i/>
          <w:iCs/>
          <w:color w:val="000000" w:themeColor="text1"/>
        </w:rPr>
        <w:t>can</w:t>
      </w:r>
      <w:r w:rsidRPr="00341B6F">
        <w:rPr>
          <w:i/>
          <w:iCs/>
          <w:color w:val="000000" w:themeColor="text1"/>
        </w:rPr>
        <w:t xml:space="preserve"> cause such behavior?</w:t>
      </w:r>
      <w:r>
        <w:rPr>
          <w:color w:val="000000" w:themeColor="text1"/>
        </w:rPr>
        <w:t xml:space="preserve"> The operating system flags the archive </w:t>
      </w:r>
      <w:r w:rsidRPr="004538FD">
        <w:rPr>
          <w:color w:val="000000" w:themeColor="text1"/>
        </w:rPr>
        <w:t>(containing the setup</w:t>
      </w:r>
      <w:r>
        <w:rPr>
          <w:color w:val="000000" w:themeColor="text1"/>
        </w:rPr>
        <w:t>.exe</w:t>
      </w:r>
      <w:r w:rsidRPr="004538FD">
        <w:rPr>
          <w:color w:val="000000" w:themeColor="text1"/>
        </w:rPr>
        <w:t xml:space="preserve"> file)</w:t>
      </w:r>
      <w:r>
        <w:rPr>
          <w:color w:val="000000" w:themeColor="text1"/>
        </w:rPr>
        <w:t xml:space="preserve"> as blocked, causing specific components (referred menu items or entries) to go missing or the assembly errors to show.</w:t>
      </w:r>
    </w:p>
    <w:p w14:paraId="4BED54EF" w14:textId="1960CB07" w:rsidR="00257016" w:rsidRDefault="00BA2272" w:rsidP="005244D7">
      <w:pPr>
        <w:pStyle w:val="BodyText"/>
        <w:ind w:left="0"/>
        <w:rPr>
          <w:b/>
          <w:bCs/>
          <w:color w:val="000000" w:themeColor="text1"/>
          <w:u w:val="single"/>
        </w:rPr>
      </w:pPr>
      <w:r>
        <w:rPr>
          <w:b/>
          <w:bCs/>
          <w:color w:val="000000" w:themeColor="text1"/>
          <w:u w:val="single"/>
        </w:rPr>
        <w:t>Solution(s)</w:t>
      </w:r>
    </w:p>
    <w:p w14:paraId="6AE02765" w14:textId="2ACF9E69" w:rsidR="00257016" w:rsidRDefault="00257016" w:rsidP="00257016">
      <w:pPr>
        <w:pStyle w:val="BodyText"/>
        <w:ind w:left="0"/>
        <w:rPr>
          <w:color w:val="000000" w:themeColor="text1"/>
        </w:rPr>
      </w:pPr>
      <w:r>
        <w:rPr>
          <w:color w:val="000000" w:themeColor="text1"/>
        </w:rPr>
        <w:t xml:space="preserve">The above problem finds the solutions in six </w:t>
      </w:r>
      <w:r w:rsidR="00BA2272">
        <w:rPr>
          <w:color w:val="000000" w:themeColor="text1"/>
        </w:rPr>
        <w:t>straightforward steps</w:t>
      </w:r>
      <w:r>
        <w:rPr>
          <w:color w:val="000000" w:themeColor="text1"/>
        </w:rPr>
        <w:t>, by which to follow:</w:t>
      </w:r>
    </w:p>
    <w:p w14:paraId="34542DFA" w14:textId="4A36C7A2" w:rsidR="00257016" w:rsidRDefault="00257016" w:rsidP="00257016">
      <w:pPr>
        <w:pStyle w:val="BodyText"/>
        <w:ind w:left="0"/>
        <w:rPr>
          <w:color w:val="000000" w:themeColor="text1"/>
        </w:rPr>
      </w:pPr>
      <w:r w:rsidRPr="000421B8">
        <w:rPr>
          <w:b/>
          <w:bCs/>
          <w:color w:val="000000" w:themeColor="text1"/>
        </w:rPr>
        <w:t xml:space="preserve">Step </w:t>
      </w:r>
      <w:r w:rsidR="005244D7">
        <w:rPr>
          <w:b/>
          <w:bCs/>
          <w:color w:val="000000" w:themeColor="text1"/>
        </w:rPr>
        <w:t>1:</w:t>
      </w:r>
      <w:r>
        <w:rPr>
          <w:color w:val="000000" w:themeColor="text1"/>
        </w:rPr>
        <w:t xml:space="preserve"> Uninstall the Solution Manager application.</w:t>
      </w:r>
    </w:p>
    <w:p w14:paraId="1C749309" w14:textId="7368C415" w:rsidR="00257016" w:rsidRDefault="00257016" w:rsidP="005244D7">
      <w:pPr>
        <w:pStyle w:val="BodyText"/>
        <w:ind w:left="0"/>
        <w:jc w:val="both"/>
        <w:rPr>
          <w:color w:val="000000" w:themeColor="text1"/>
        </w:rPr>
      </w:pPr>
      <w:r w:rsidRPr="000421B8">
        <w:rPr>
          <w:b/>
          <w:bCs/>
          <w:color w:val="000000" w:themeColor="text1"/>
        </w:rPr>
        <w:lastRenderedPageBreak/>
        <w:t xml:space="preserve">Step </w:t>
      </w:r>
      <w:r w:rsidR="005244D7">
        <w:rPr>
          <w:b/>
          <w:bCs/>
          <w:color w:val="000000" w:themeColor="text1"/>
        </w:rPr>
        <w:t>2:</w:t>
      </w:r>
      <w:r>
        <w:rPr>
          <w:color w:val="000000" w:themeColor="text1"/>
        </w:rPr>
        <w:t xml:space="preserve"> Locate the .zip file (containing the app setup) on your PC, right-click on it and select ‘Properties’ from the context menu.</w:t>
      </w:r>
    </w:p>
    <w:p w14:paraId="3F397120" w14:textId="7946F633" w:rsidR="00257016" w:rsidRDefault="00257016" w:rsidP="00257016">
      <w:pPr>
        <w:pStyle w:val="BodyText"/>
        <w:ind w:left="0"/>
        <w:rPr>
          <w:color w:val="000000" w:themeColor="text1"/>
        </w:rPr>
      </w:pPr>
      <w:r w:rsidRPr="000421B8">
        <w:rPr>
          <w:b/>
          <w:bCs/>
          <w:color w:val="000000" w:themeColor="text1"/>
        </w:rPr>
        <w:t xml:space="preserve">Step </w:t>
      </w:r>
      <w:r w:rsidR="005244D7">
        <w:rPr>
          <w:b/>
          <w:bCs/>
          <w:color w:val="000000" w:themeColor="text1"/>
        </w:rPr>
        <w:t>3:</w:t>
      </w:r>
      <w:r>
        <w:rPr>
          <w:color w:val="000000" w:themeColor="text1"/>
        </w:rPr>
        <w:t xml:space="preserve"> On the dialog box, click </w:t>
      </w:r>
      <w:r w:rsidRPr="00013A73">
        <w:rPr>
          <w:b/>
          <w:bCs/>
          <w:color w:val="000000" w:themeColor="text1"/>
        </w:rPr>
        <w:t>Unblock</w:t>
      </w:r>
      <w:r>
        <w:rPr>
          <w:color w:val="000000" w:themeColor="text1"/>
        </w:rPr>
        <w:t xml:space="preserve"> button in the </w:t>
      </w:r>
      <w:r w:rsidRPr="00013A73">
        <w:rPr>
          <w:color w:val="000000" w:themeColor="text1"/>
        </w:rPr>
        <w:t>Security</w:t>
      </w:r>
      <w:r>
        <w:rPr>
          <w:b/>
          <w:bCs/>
          <w:color w:val="000000" w:themeColor="text1"/>
        </w:rPr>
        <w:t xml:space="preserve"> </w:t>
      </w:r>
      <w:r>
        <w:rPr>
          <w:color w:val="000000" w:themeColor="text1"/>
        </w:rPr>
        <w:t>section:</w:t>
      </w:r>
    </w:p>
    <w:p w14:paraId="22388C40" w14:textId="28B74D49" w:rsidR="00891BBE" w:rsidRDefault="00013A73" w:rsidP="00604C69">
      <w:pPr>
        <w:spacing w:line="240" w:lineRule="auto"/>
        <w:jc w:val="center"/>
      </w:pPr>
      <w:r>
        <w:rPr>
          <w:noProof/>
        </w:rPr>
        <mc:AlternateContent>
          <mc:Choice Requires="wps">
            <w:drawing>
              <wp:anchor distT="0" distB="0" distL="114300" distR="114300" simplePos="0" relativeHeight="251676672" behindDoc="0" locked="0" layoutInCell="1" allowOverlap="1" wp14:anchorId="1B1CB0DB" wp14:editId="2603C0FA">
                <wp:simplePos x="0" y="0"/>
                <wp:positionH relativeFrom="column">
                  <wp:posOffset>3644265</wp:posOffset>
                </wp:positionH>
                <wp:positionV relativeFrom="paragraph">
                  <wp:posOffset>2624455</wp:posOffset>
                </wp:positionV>
                <wp:extent cx="838200" cy="266700"/>
                <wp:effectExtent l="0" t="0" r="19050" b="19050"/>
                <wp:wrapNone/>
                <wp:docPr id="1581106258" name="Rectangle 5"/>
                <wp:cNvGraphicFramePr/>
                <a:graphic xmlns:a="http://schemas.openxmlformats.org/drawingml/2006/main">
                  <a:graphicData uri="http://schemas.microsoft.com/office/word/2010/wordprocessingShape">
                    <wps:wsp>
                      <wps:cNvSpPr/>
                      <wps:spPr>
                        <a:xfrm>
                          <a:off x="0" y="0"/>
                          <a:ext cx="838200" cy="2667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45F522" id="Rectangle 5" o:spid="_x0000_s1026" style="position:absolute;margin-left:286.95pt;margin-top:206.65pt;width:66pt;height:2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" filled="f" strokecolor="red" strokeweight="1.5pt"/>
            </w:pict>
          </mc:Fallback>
        </mc:AlternateContent>
      </w:r>
      <w:r w:rsidR="00604C69">
        <w:rPr>
          <w:noProof/>
        </w:rPr>
        <w:drawing>
          <wp:inline distT="0" distB="0" distL="0" distR="0" wp14:anchorId="1D43665F" wp14:editId="42C1DDC2">
            <wp:extent cx="3562350" cy="3656477"/>
            <wp:effectExtent l="19050" t="19050" r="19050" b="20320"/>
            <wp:docPr id="7" name="Picture 7" descr="cid:image002.png@01D4A8D6.0DF1D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9">
                      <a:extLst>
                        <a:ext uri="{28A0092B-C50C-407E-A947-70E740481C1C}">
                          <a14:useLocalDpi xmlns:a14="http://schemas.microsoft.com/office/drawing/2010/main" val="0"/>
                        </a:ext>
                      </a:extLst>
                    </a:blip>
                    <a:stretch>
                      <a:fillRect/>
                    </a:stretch>
                  </pic:blipFill>
                  <pic:spPr>
                    <a:xfrm>
                      <a:off x="0" y="0"/>
                      <a:ext cx="3562350" cy="3656477"/>
                    </a:xfrm>
                    <a:prstGeom prst="rect">
                      <a:avLst/>
                    </a:prstGeom>
                    <a:ln>
                      <a:solidFill>
                        <a:schemeClr val="tx1"/>
                      </a:solidFill>
                    </a:ln>
                  </pic:spPr>
                </pic:pic>
              </a:graphicData>
            </a:graphic>
          </wp:inline>
        </w:drawing>
      </w:r>
    </w:p>
    <w:p w14:paraId="7F056A56" w14:textId="4935251F" w:rsidR="00604C69" w:rsidRDefault="00604C69" w:rsidP="00352794">
      <w:pPr>
        <w:spacing w:line="240" w:lineRule="auto"/>
      </w:pPr>
    </w:p>
    <w:p w14:paraId="5A2034D3" w14:textId="5B512802" w:rsidR="003B1F4C" w:rsidRDefault="003B1F4C" w:rsidP="00B96E17">
      <w:pPr>
        <w:pStyle w:val="BodyText"/>
        <w:ind w:left="0"/>
        <w:rPr>
          <w:color w:val="000000" w:themeColor="text1"/>
        </w:rPr>
      </w:pPr>
      <w:r w:rsidRPr="00C149CE">
        <w:rPr>
          <w:b/>
          <w:bCs/>
          <w:color w:val="000000" w:themeColor="text1"/>
        </w:rPr>
        <w:t xml:space="preserve">Step </w:t>
      </w:r>
      <w:r w:rsidR="005244D7">
        <w:rPr>
          <w:b/>
          <w:bCs/>
          <w:color w:val="000000" w:themeColor="text1"/>
        </w:rPr>
        <w:t>4:</w:t>
      </w:r>
      <w:r w:rsidRPr="00AF7746">
        <w:rPr>
          <w:color w:val="000000" w:themeColor="text1"/>
        </w:rPr>
        <w:t xml:space="preserve"> </w:t>
      </w:r>
      <w:r>
        <w:rPr>
          <w:color w:val="000000" w:themeColor="text1"/>
        </w:rPr>
        <w:t>R</w:t>
      </w:r>
      <w:r w:rsidRPr="00AF7746">
        <w:rPr>
          <w:color w:val="000000" w:themeColor="text1"/>
        </w:rPr>
        <w:t xml:space="preserve">ight-click the file again </w:t>
      </w:r>
      <w:r>
        <w:rPr>
          <w:color w:val="000000" w:themeColor="text1"/>
        </w:rPr>
        <w:t>to</w:t>
      </w:r>
      <w:r w:rsidRPr="00AF7746">
        <w:rPr>
          <w:color w:val="000000" w:themeColor="text1"/>
        </w:rPr>
        <w:t xml:space="preserve"> extract the zip file</w:t>
      </w:r>
      <w:r>
        <w:rPr>
          <w:color w:val="000000" w:themeColor="text1"/>
        </w:rPr>
        <w:t>.</w:t>
      </w:r>
    </w:p>
    <w:p w14:paraId="20976AE1" w14:textId="417AB335" w:rsidR="003B1F4C" w:rsidRDefault="003B1F4C" w:rsidP="00DE034E">
      <w:pPr>
        <w:pStyle w:val="BodyText"/>
        <w:ind w:left="0"/>
        <w:jc w:val="both"/>
        <w:rPr>
          <w:color w:val="000000" w:themeColor="text1"/>
        </w:rPr>
      </w:pPr>
      <w:r w:rsidRPr="00C149CE">
        <w:rPr>
          <w:b/>
          <w:bCs/>
          <w:color w:val="000000" w:themeColor="text1"/>
        </w:rPr>
        <w:t xml:space="preserve">Step </w:t>
      </w:r>
      <w:r w:rsidR="005244D7">
        <w:rPr>
          <w:b/>
          <w:bCs/>
          <w:color w:val="000000" w:themeColor="text1"/>
        </w:rPr>
        <w:t>5:</w:t>
      </w:r>
      <w:r>
        <w:rPr>
          <w:color w:val="000000" w:themeColor="text1"/>
        </w:rPr>
        <w:t xml:space="preserve"> </w:t>
      </w:r>
      <w:r w:rsidRPr="00AF7746">
        <w:rPr>
          <w:color w:val="000000" w:themeColor="text1"/>
        </w:rPr>
        <w:t xml:space="preserve">Once </w:t>
      </w:r>
      <w:r>
        <w:rPr>
          <w:color w:val="000000" w:themeColor="text1"/>
        </w:rPr>
        <w:t xml:space="preserve">the </w:t>
      </w:r>
      <w:r w:rsidRPr="00AF7746">
        <w:rPr>
          <w:color w:val="000000" w:themeColor="text1"/>
        </w:rPr>
        <w:t>extracti</w:t>
      </w:r>
      <w:r>
        <w:rPr>
          <w:color w:val="000000" w:themeColor="text1"/>
        </w:rPr>
        <w:t>on finishes,</w:t>
      </w:r>
      <w:r w:rsidRPr="00AF7746">
        <w:rPr>
          <w:color w:val="000000" w:themeColor="text1"/>
        </w:rPr>
        <w:t xml:space="preserve"> </w:t>
      </w:r>
      <w:r>
        <w:rPr>
          <w:color w:val="000000" w:themeColor="text1"/>
        </w:rPr>
        <w:t>perform steps 2 to 4 (above) on</w:t>
      </w:r>
      <w:r w:rsidR="00BA2272">
        <w:rPr>
          <w:color w:val="000000" w:themeColor="text1"/>
        </w:rPr>
        <w:t xml:space="preserve"> </w:t>
      </w:r>
      <w:r>
        <w:rPr>
          <w:color w:val="000000" w:themeColor="text1"/>
        </w:rPr>
        <w:t>other</w:t>
      </w:r>
      <w:r w:rsidRPr="00AF7746">
        <w:rPr>
          <w:color w:val="000000" w:themeColor="text1"/>
        </w:rPr>
        <w:t xml:space="preserve"> </w:t>
      </w:r>
      <w:r>
        <w:rPr>
          <w:color w:val="000000" w:themeColor="text1"/>
        </w:rPr>
        <w:t xml:space="preserve">extracted files to </w:t>
      </w:r>
      <w:r w:rsidRPr="00AF7746">
        <w:rPr>
          <w:color w:val="000000" w:themeColor="text1"/>
        </w:rPr>
        <w:t xml:space="preserve">ensure you no longer see the </w:t>
      </w:r>
      <w:r>
        <w:rPr>
          <w:color w:val="000000" w:themeColor="text1"/>
        </w:rPr>
        <w:t xml:space="preserve">above </w:t>
      </w:r>
      <w:r>
        <w:rPr>
          <w:b/>
          <w:bCs/>
          <w:color w:val="000000" w:themeColor="text1"/>
        </w:rPr>
        <w:t xml:space="preserve">Security </w:t>
      </w:r>
      <w:r w:rsidRPr="00AF7746">
        <w:rPr>
          <w:color w:val="000000" w:themeColor="text1"/>
        </w:rPr>
        <w:t xml:space="preserve">section </w:t>
      </w:r>
      <w:r>
        <w:rPr>
          <w:color w:val="000000" w:themeColor="text1"/>
        </w:rPr>
        <w:t>(</w:t>
      </w:r>
      <w:r w:rsidRPr="00055020">
        <w:rPr>
          <w:color w:val="000000" w:themeColor="text1"/>
        </w:rPr>
        <w:t>Implicates that unblocking the original zip file automatically flags the following unzipped files as unblocked</w:t>
      </w:r>
      <w:r>
        <w:rPr>
          <w:color w:val="000000" w:themeColor="text1"/>
        </w:rPr>
        <w:t>)</w:t>
      </w:r>
    </w:p>
    <w:p w14:paraId="1FB7E105" w14:textId="46EB0B96" w:rsidR="00891BBE" w:rsidRPr="005244D7" w:rsidRDefault="003B1F4C" w:rsidP="00DE034E">
      <w:pPr>
        <w:pStyle w:val="BodyText"/>
        <w:ind w:left="0"/>
        <w:jc w:val="both"/>
        <w:rPr>
          <w:color w:val="000000" w:themeColor="text1"/>
        </w:rPr>
      </w:pPr>
      <w:r>
        <w:rPr>
          <w:b/>
          <w:bCs/>
          <w:color w:val="000000" w:themeColor="text1"/>
        </w:rPr>
        <w:t xml:space="preserve">Step </w:t>
      </w:r>
      <w:r w:rsidR="005244D7">
        <w:rPr>
          <w:b/>
          <w:bCs/>
          <w:color w:val="000000" w:themeColor="text1"/>
        </w:rPr>
        <w:t>6:</w:t>
      </w:r>
      <w:r>
        <w:rPr>
          <w:b/>
          <w:bCs/>
          <w:color w:val="000000" w:themeColor="text1"/>
        </w:rPr>
        <w:t xml:space="preserve"> </w:t>
      </w:r>
      <w:r>
        <w:rPr>
          <w:color w:val="000000" w:themeColor="text1"/>
        </w:rPr>
        <w:t>Re-install the Solution Manager, reboot the machine after installation and check if the issue persists.</w:t>
      </w:r>
    </w:p>
    <w:p w14:paraId="3D0F47F6" w14:textId="09D9892E" w:rsidR="00891BBE" w:rsidRPr="00E01CDC" w:rsidRDefault="00373732" w:rsidP="00B94971">
      <w:pPr>
        <w:pStyle w:val="Heading2"/>
        <w:numPr>
          <w:ilvl w:val="1"/>
          <w:numId w:val="39"/>
        </w:numPr>
      </w:pPr>
      <w:bookmarkStart w:id="78" w:name="_Toc213161708"/>
      <w:r>
        <w:t>Elite</w:t>
      </w:r>
      <w:bookmarkEnd w:id="78"/>
    </w:p>
    <w:p w14:paraId="3C2D9DE6" w14:textId="4228464B" w:rsidR="00891BBE" w:rsidRDefault="0080373E" w:rsidP="005244D7">
      <w:pPr>
        <w:pStyle w:val="BodyText"/>
        <w:ind w:left="0"/>
        <w:jc w:val="both"/>
      </w:pPr>
      <w:r w:rsidRPr="003615D1">
        <w:t xml:space="preserve">Elite includes accessing 3E, Billing, and Financial Reporting tools. Web-based 3E and Billing software do not require any installation. However, Financial Reporting (EFR) is an Outlook add-in, which requires MS Office. The installation is excel-dependant </w:t>
      </w:r>
      <w:r>
        <w:t xml:space="preserve">(Discussed in </w:t>
      </w:r>
      <w:hyperlink w:anchor="_Finance_EFR" w:history="1">
        <w:r w:rsidRPr="00786FBE">
          <w:rPr>
            <w:rStyle w:val="Hyperlink"/>
          </w:rPr>
          <w:t>section 4.9</w:t>
        </w:r>
      </w:hyperlink>
      <w:r>
        <w:t>).</w:t>
      </w:r>
    </w:p>
    <w:p w14:paraId="07D003AF" w14:textId="6A6328B8" w:rsidR="00891BBE" w:rsidRPr="00E01CDC" w:rsidRDefault="00373732" w:rsidP="00DC54BC">
      <w:pPr>
        <w:pStyle w:val="Heading2"/>
        <w:numPr>
          <w:ilvl w:val="1"/>
          <w:numId w:val="39"/>
        </w:numPr>
      </w:pPr>
      <w:bookmarkStart w:id="79" w:name="_Toc213161709"/>
      <w:r>
        <w:t>LEWIS PAY BACK</w:t>
      </w:r>
      <w:bookmarkEnd w:id="79"/>
    </w:p>
    <w:p w14:paraId="05D1182A" w14:textId="4766B73A" w:rsidR="007D0BCF" w:rsidRDefault="00BA2272" w:rsidP="007D0BCF">
      <w:pPr>
        <w:pStyle w:val="BodyText"/>
        <w:ind w:left="0"/>
        <w:jc w:val="both"/>
      </w:pPr>
      <w:r>
        <w:t xml:space="preserve">G+T used </w:t>
      </w:r>
      <w:r w:rsidR="007D0BCF">
        <w:t>LEWIS PAY BACK before Chris 21 (</w:t>
      </w:r>
      <w:r w:rsidR="0047279A">
        <w:t>o</w:t>
      </w:r>
      <w:r w:rsidR="007D0BCF">
        <w:t xml:space="preserve">ccasionally referred by Liz Velasco once or twice a year). You can locate the software packaging at </w:t>
      </w:r>
      <w:r w:rsidR="007D0BCF">
        <w:rPr>
          <w:rFonts w:ascii="Segoe UI" w:hAnsi="Segoe UI" w:cs="Segoe UI"/>
          <w:color w:val="0000FF"/>
          <w:u w:val="single"/>
          <w:shd w:val="clear" w:color="auto" w:fill="EBEBEC"/>
        </w:rPr>
        <w:t>\\sydney.gtlaw.com.au\Ops\Finance</w:t>
      </w:r>
      <w:r w:rsidR="007D0BCF">
        <w:t xml:space="preserve"> and directly run the app from this location. All you need is to follow the</w:t>
      </w:r>
      <w:r w:rsidR="0047279A">
        <w:t>se</w:t>
      </w:r>
      <w:r w:rsidR="007D0BCF">
        <w:t xml:space="preserve"> steps:</w:t>
      </w:r>
    </w:p>
    <w:p w14:paraId="21137474" w14:textId="77777777" w:rsidR="005244D7" w:rsidRDefault="005244D7">
      <w:pPr>
        <w:spacing w:line="240" w:lineRule="auto"/>
        <w:rPr>
          <w:b/>
          <w:bCs/>
        </w:rPr>
      </w:pPr>
      <w:r>
        <w:rPr>
          <w:b/>
          <w:bCs/>
        </w:rPr>
        <w:br w:type="page"/>
      </w:r>
    </w:p>
    <w:p w14:paraId="4198A833" w14:textId="030CC077" w:rsidR="007D0BCF" w:rsidRDefault="007D0BCF" w:rsidP="00B96E17">
      <w:pPr>
        <w:pStyle w:val="BodyText"/>
        <w:ind w:left="0"/>
      </w:pPr>
      <w:r w:rsidRPr="00A4148B">
        <w:rPr>
          <w:b/>
          <w:bCs/>
        </w:rPr>
        <w:lastRenderedPageBreak/>
        <w:t xml:space="preserve">Step </w:t>
      </w:r>
      <w:r w:rsidR="005244D7">
        <w:rPr>
          <w:b/>
          <w:bCs/>
        </w:rPr>
        <w:t>1:</w:t>
      </w:r>
      <w:r>
        <w:t xml:space="preserve"> Run the application by clicking on the pay.exe file on Avecto </w:t>
      </w:r>
      <w:r w:rsidR="00BA2272">
        <w:t>allowlist</w:t>
      </w:r>
      <w:r>
        <w:t>:</w:t>
      </w:r>
    </w:p>
    <w:p w14:paraId="5787979B" w14:textId="26912FB7" w:rsidR="00891BBE" w:rsidRDefault="00013A73" w:rsidP="002B6D04">
      <w:pPr>
        <w:spacing w:line="240" w:lineRule="auto"/>
        <w:jc w:val="center"/>
      </w:pPr>
      <w:r>
        <w:rPr>
          <w:noProof/>
        </w:rPr>
        <mc:AlternateContent>
          <mc:Choice Requires="wps">
            <w:drawing>
              <wp:anchor distT="0" distB="0" distL="114300" distR="114300" simplePos="0" relativeHeight="251677696" behindDoc="0" locked="0" layoutInCell="1" allowOverlap="1" wp14:anchorId="2AE0349B" wp14:editId="4A5C6C32">
                <wp:simplePos x="0" y="0"/>
                <wp:positionH relativeFrom="column">
                  <wp:posOffset>120015</wp:posOffset>
                </wp:positionH>
                <wp:positionV relativeFrom="paragraph">
                  <wp:posOffset>2878455</wp:posOffset>
                </wp:positionV>
                <wp:extent cx="2051050" cy="215900"/>
                <wp:effectExtent l="0" t="0" r="25400" b="12700"/>
                <wp:wrapNone/>
                <wp:docPr id="971859108" name="Rectangle 6"/>
                <wp:cNvGraphicFramePr/>
                <a:graphic xmlns:a="http://schemas.openxmlformats.org/drawingml/2006/main">
                  <a:graphicData uri="http://schemas.microsoft.com/office/word/2010/wordprocessingShape">
                    <wps:wsp>
                      <wps:cNvSpPr/>
                      <wps:spPr>
                        <a:xfrm>
                          <a:off x="0" y="0"/>
                          <a:ext cx="2051050" cy="2159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F85A0" id="Rectangle 6" o:spid="_x0000_s1026" style="position:absolute;margin-left:9.45pt;margin-top:226.65pt;width:161.5pt;height:17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" filled="f" strokecolor="red" strokeweight="1.5pt"/>
            </w:pict>
          </mc:Fallback>
        </mc:AlternateContent>
      </w:r>
      <w:r w:rsidR="002B6D04">
        <w:rPr>
          <w:noProof/>
        </w:rPr>
        <w:drawing>
          <wp:inline distT="0" distB="0" distL="0" distR="0" wp14:anchorId="330564FC" wp14:editId="4FD70DE5">
            <wp:extent cx="5518833" cy="3438525"/>
            <wp:effectExtent l="19050" t="19050" r="2476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8751" cy="3444704"/>
                    </a:xfrm>
                    <a:prstGeom prst="rect">
                      <a:avLst/>
                    </a:prstGeom>
                    <a:noFill/>
                    <a:ln>
                      <a:solidFill>
                        <a:schemeClr val="tx1"/>
                      </a:solidFill>
                    </a:ln>
                  </pic:spPr>
                </pic:pic>
              </a:graphicData>
            </a:graphic>
          </wp:inline>
        </w:drawing>
      </w:r>
    </w:p>
    <w:p w14:paraId="234171E8" w14:textId="2892E861" w:rsidR="002B6D04" w:rsidRDefault="002B6D04" w:rsidP="00352794">
      <w:pPr>
        <w:spacing w:line="240" w:lineRule="auto"/>
      </w:pPr>
    </w:p>
    <w:p w14:paraId="4319463C" w14:textId="7F17DB12" w:rsidR="00290060" w:rsidRDefault="00290060" w:rsidP="00424033">
      <w:pPr>
        <w:pStyle w:val="BodyText"/>
        <w:ind w:left="0"/>
        <w:jc w:val="both"/>
      </w:pPr>
      <w:r w:rsidRPr="00FF1D8A">
        <w:rPr>
          <w:b/>
          <w:bCs/>
        </w:rPr>
        <w:t xml:space="preserve">Step </w:t>
      </w:r>
      <w:r w:rsidR="00424033">
        <w:rPr>
          <w:b/>
          <w:bCs/>
        </w:rPr>
        <w:t>2:</w:t>
      </w:r>
      <w:r>
        <w:t xml:space="preserve"> Copy the three files, i.e., </w:t>
      </w:r>
      <w:r w:rsidRPr="00FF1D8A">
        <w:rPr>
          <w:b/>
          <w:bCs/>
        </w:rPr>
        <w:t>msflxgrd.ocx</w:t>
      </w:r>
      <w:r>
        <w:t xml:space="preserve">, </w:t>
      </w:r>
      <w:r w:rsidRPr="00FF1D8A">
        <w:rPr>
          <w:b/>
          <w:bCs/>
        </w:rPr>
        <w:t>comdlg32.ocx</w:t>
      </w:r>
      <w:r>
        <w:t xml:space="preserve"> and </w:t>
      </w:r>
      <w:r w:rsidRPr="00FF1D8A">
        <w:rPr>
          <w:b/>
          <w:bCs/>
        </w:rPr>
        <w:t>sysinfo.ocx</w:t>
      </w:r>
      <w:r>
        <w:t xml:space="preserve"> from </w:t>
      </w:r>
      <w:hyperlink r:id="rId31" w:history="1">
        <w:r w:rsidRPr="00D44111">
          <w:rPr>
            <w:rStyle w:val="Hyperlink"/>
          </w:rPr>
          <w:t>\\sydney.gtlaw.com.au\Shares\eucapps\Finance\Lewis PayPack</w:t>
        </w:r>
      </w:hyperlink>
      <w:r>
        <w:rPr>
          <w:rStyle w:val="Hyperlink"/>
          <w:u w:val="none"/>
        </w:rPr>
        <w:t xml:space="preserve"> </w:t>
      </w:r>
      <w:r w:rsidRPr="00D44111">
        <w:t>to</w:t>
      </w:r>
      <w:r>
        <w:t xml:space="preserve"> </w:t>
      </w:r>
      <w:r w:rsidRPr="00E54D31">
        <w:rPr>
          <w:b/>
          <w:bCs/>
        </w:rPr>
        <w:t>C:\Windows\SysWOW64</w:t>
      </w:r>
      <w:r w:rsidR="00424033">
        <w:rPr>
          <w:b/>
          <w:bCs/>
        </w:rPr>
        <w:t>.</w:t>
      </w:r>
    </w:p>
    <w:p w14:paraId="3BA8560C" w14:textId="0D6C03B5" w:rsidR="00290060" w:rsidRDefault="00290060" w:rsidP="00290060">
      <w:pPr>
        <w:pStyle w:val="BodyText"/>
        <w:ind w:left="0"/>
      </w:pPr>
      <w:r w:rsidRPr="00FF1D8A">
        <w:rPr>
          <w:b/>
          <w:bCs/>
        </w:rPr>
        <w:t xml:space="preserve">Step </w:t>
      </w:r>
      <w:r w:rsidR="00424033">
        <w:rPr>
          <w:b/>
          <w:bCs/>
        </w:rPr>
        <w:t>3:</w:t>
      </w:r>
      <w:r>
        <w:t xml:space="preserve"> Register these files by running the command prompt with elevated privileges:</w:t>
      </w:r>
    </w:p>
    <w:p w14:paraId="26E9A9A8" w14:textId="075DAD81" w:rsidR="002B6D04" w:rsidRDefault="004F363A" w:rsidP="00043C72">
      <w:pPr>
        <w:spacing w:line="240" w:lineRule="auto"/>
        <w:jc w:val="center"/>
      </w:pPr>
      <w:r>
        <w:rPr>
          <w:noProof/>
        </w:rPr>
        <mc:AlternateContent>
          <mc:Choice Requires="wps">
            <w:drawing>
              <wp:anchor distT="0" distB="0" distL="114300" distR="114300" simplePos="0" relativeHeight="251678720" behindDoc="0" locked="0" layoutInCell="1" allowOverlap="1" wp14:anchorId="2FD5DB6C" wp14:editId="5B7B5645">
                <wp:simplePos x="0" y="0"/>
                <wp:positionH relativeFrom="column">
                  <wp:posOffset>945515</wp:posOffset>
                </wp:positionH>
                <wp:positionV relativeFrom="paragraph">
                  <wp:posOffset>211455</wp:posOffset>
                </wp:positionV>
                <wp:extent cx="1631950" cy="368300"/>
                <wp:effectExtent l="0" t="0" r="25400" b="12700"/>
                <wp:wrapNone/>
                <wp:docPr id="106349815" name="Rectangle 7"/>
                <wp:cNvGraphicFramePr/>
                <a:graphic xmlns:a="http://schemas.openxmlformats.org/drawingml/2006/main">
                  <a:graphicData uri="http://schemas.microsoft.com/office/word/2010/wordprocessingShape">
                    <wps:wsp>
                      <wps:cNvSpPr/>
                      <wps:spPr>
                        <a:xfrm>
                          <a:off x="0" y="0"/>
                          <a:ext cx="1631950" cy="36830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8354FF" id="Rectangle 7" o:spid="_x0000_s1026" style="position:absolute;margin-left:74.45pt;margin-top:16.65pt;width:128.5pt;height:2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" filled="f" strokecolor="red" strokeweight="1.5pt"/>
            </w:pict>
          </mc:Fallback>
        </mc:AlternateContent>
      </w:r>
      <w:r w:rsidR="00043C72">
        <w:rPr>
          <w:noProof/>
        </w:rPr>
        <w:drawing>
          <wp:inline distT="0" distB="0" distL="0" distR="0" wp14:anchorId="136E9984" wp14:editId="296EB4CB">
            <wp:extent cx="3974776" cy="614477"/>
            <wp:effectExtent l="19050" t="19050" r="26035"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972331" cy="614099"/>
                    </a:xfrm>
                    <a:prstGeom prst="rect">
                      <a:avLst/>
                    </a:prstGeom>
                    <a:ln>
                      <a:solidFill>
                        <a:schemeClr val="tx1"/>
                      </a:solidFill>
                    </a:ln>
                  </pic:spPr>
                </pic:pic>
              </a:graphicData>
            </a:graphic>
          </wp:inline>
        </w:drawing>
      </w:r>
    </w:p>
    <w:p w14:paraId="13CF594B" w14:textId="77777777" w:rsidR="009C47CC" w:rsidRDefault="009C47CC" w:rsidP="009C47CC">
      <w:pPr>
        <w:spacing w:line="240" w:lineRule="auto"/>
      </w:pPr>
    </w:p>
    <w:p w14:paraId="558A7084" w14:textId="5404013F" w:rsidR="002B6D04" w:rsidRPr="00714F2B" w:rsidRDefault="00F812F1" w:rsidP="00714F2B">
      <w:pPr>
        <w:pStyle w:val="Heading2"/>
        <w:numPr>
          <w:ilvl w:val="1"/>
          <w:numId w:val="39"/>
        </w:numPr>
      </w:pPr>
      <w:bookmarkStart w:id="80" w:name="_Toc213161710"/>
      <w:r w:rsidRPr="00714F2B">
        <w:t>Chris21 Payroll Archive</w:t>
      </w:r>
      <w:bookmarkEnd w:id="80"/>
    </w:p>
    <w:p w14:paraId="5CE264C5" w14:textId="40ADD84D" w:rsidR="00285C0A" w:rsidRDefault="00C43B1D" w:rsidP="00FC1BE0">
      <w:pPr>
        <w:pStyle w:val="BodyText"/>
        <w:ind w:left="0"/>
        <w:jc w:val="both"/>
        <w:rPr>
          <w:b/>
          <w:bCs/>
        </w:rPr>
      </w:pPr>
      <w:r w:rsidRPr="00C43B1D">
        <w:t xml:space="preserve">Chris21, </w:t>
      </w:r>
      <w:r>
        <w:t>G+T’s</w:t>
      </w:r>
      <w:r w:rsidRPr="00C43B1D">
        <w:t xml:space="preserve"> payroll system until late 2021, </w:t>
      </w:r>
      <w:r w:rsidR="00755B10">
        <w:t>is now</w:t>
      </w:r>
      <w:r w:rsidRPr="00C43B1D">
        <w:t xml:space="preserve"> a historical archive. The Finance payroll team</w:t>
      </w:r>
      <w:r w:rsidR="00BB3BF7">
        <w:t xml:space="preserve"> occasionally </w:t>
      </w:r>
      <w:r w:rsidRPr="00C43B1D">
        <w:t>manages it.</w:t>
      </w:r>
    </w:p>
    <w:p w14:paraId="133AD764" w14:textId="06A9A786" w:rsidR="009C47CC" w:rsidRDefault="009C47CC" w:rsidP="00BA2272">
      <w:pPr>
        <w:pStyle w:val="BodyText"/>
        <w:ind w:left="0"/>
        <w:jc w:val="both"/>
      </w:pPr>
      <w:r w:rsidRPr="00C20710">
        <w:rPr>
          <w:b/>
          <w:bCs/>
        </w:rPr>
        <w:t>Issue:</w:t>
      </w:r>
      <w:r>
        <w:t xml:space="preserve"> If payroll report</w:t>
      </w:r>
      <w:r w:rsidR="007B7873">
        <w:t>s</w:t>
      </w:r>
      <w:r>
        <w:t xml:space="preserve"> that </w:t>
      </w:r>
      <w:r w:rsidR="00E801F0">
        <w:t xml:space="preserve">access to </w:t>
      </w:r>
      <w:r w:rsidR="00C20710">
        <w:t>c</w:t>
      </w:r>
      <w:r>
        <w:t xml:space="preserve">hris21 is </w:t>
      </w:r>
      <w:r w:rsidR="00E801F0">
        <w:t>un</w:t>
      </w:r>
      <w:r>
        <w:t xml:space="preserve">available, they </w:t>
      </w:r>
      <w:r w:rsidR="00A8503E">
        <w:t xml:space="preserve">may </w:t>
      </w:r>
      <w:r>
        <w:t>encounter the error message</w:t>
      </w:r>
      <w:r w:rsidR="00DC0C36">
        <w:t xml:space="preserve"> below indicating</w:t>
      </w:r>
      <w:r w:rsidR="00B81090">
        <w:t xml:space="preserve"> system inaccessibility:</w:t>
      </w:r>
    </w:p>
    <w:p w14:paraId="32943013" w14:textId="26D01BE7" w:rsidR="00063C56" w:rsidRDefault="00063C56" w:rsidP="00063C56">
      <w:pPr>
        <w:pStyle w:val="BodyText"/>
        <w:ind w:left="0"/>
        <w:jc w:val="center"/>
      </w:pPr>
      <w:r w:rsidRPr="006A1C75">
        <w:rPr>
          <w:noProof/>
        </w:rPr>
        <w:drawing>
          <wp:inline distT="0" distB="0" distL="0" distR="0" wp14:anchorId="18CB2CC2" wp14:editId="5DEA3582">
            <wp:extent cx="3972479" cy="1609950"/>
            <wp:effectExtent l="19050" t="19050" r="9525" b="28575"/>
            <wp:docPr id="24222143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21437" name="Picture 1" descr="A screenshot of a computer error&#10;&#10;AI-generated content may be incorrect."/>
                    <pic:cNvPicPr/>
                  </pic:nvPicPr>
                  <pic:blipFill>
                    <a:blip r:embed="rId33"/>
                    <a:stretch>
                      <a:fillRect/>
                    </a:stretch>
                  </pic:blipFill>
                  <pic:spPr>
                    <a:xfrm>
                      <a:off x="0" y="0"/>
                      <a:ext cx="3972479" cy="1609950"/>
                    </a:xfrm>
                    <a:prstGeom prst="rect">
                      <a:avLst/>
                    </a:prstGeom>
                    <a:ln w="12700">
                      <a:solidFill>
                        <a:schemeClr val="tx1"/>
                      </a:solidFill>
                    </a:ln>
                  </pic:spPr>
                </pic:pic>
              </a:graphicData>
            </a:graphic>
          </wp:inline>
        </w:drawing>
      </w:r>
    </w:p>
    <w:p w14:paraId="089790D3" w14:textId="77777777" w:rsidR="00DE034E" w:rsidRDefault="00DE034E">
      <w:pPr>
        <w:spacing w:line="240" w:lineRule="auto"/>
        <w:rPr>
          <w:b/>
          <w:bCs/>
        </w:rPr>
      </w:pPr>
      <w:r>
        <w:rPr>
          <w:b/>
          <w:bCs/>
        </w:rPr>
        <w:br w:type="page"/>
      </w:r>
    </w:p>
    <w:p w14:paraId="49C38649" w14:textId="17B71BBC" w:rsidR="00063C56" w:rsidRDefault="006A06F4" w:rsidP="00714F2B">
      <w:pPr>
        <w:pStyle w:val="BodyText"/>
        <w:ind w:left="0"/>
      </w:pPr>
      <w:r>
        <w:rPr>
          <w:b/>
          <w:bCs/>
        </w:rPr>
        <w:lastRenderedPageBreak/>
        <w:t xml:space="preserve">Possible </w:t>
      </w:r>
      <w:r w:rsidR="009C47CC" w:rsidRPr="00C20710">
        <w:rPr>
          <w:b/>
          <w:bCs/>
        </w:rPr>
        <w:t>Cause:</w:t>
      </w:r>
      <w:r w:rsidR="009C47CC">
        <w:t xml:space="preserve"> </w:t>
      </w:r>
      <w:r w:rsidR="00C20710">
        <w:t xml:space="preserve">The </w:t>
      </w:r>
      <w:r w:rsidR="00C20710" w:rsidRPr="00775A68">
        <w:rPr>
          <w:b/>
          <w:bCs/>
        </w:rPr>
        <w:t>BRELauncher service</w:t>
      </w:r>
      <w:r w:rsidR="00C20710">
        <w:t xml:space="preserve"> has stopped on VMCHRISSYD1:</w:t>
      </w:r>
    </w:p>
    <w:p w14:paraId="7E36251C" w14:textId="5275F87C" w:rsidR="00A30841" w:rsidRDefault="00E31B81" w:rsidP="008F7801">
      <w:pPr>
        <w:pStyle w:val="BodyText"/>
        <w:ind w:left="0"/>
      </w:pPr>
      <w:r>
        <w:rPr>
          <w:b/>
          <w:bCs/>
        </w:rPr>
        <w:t>Res</w:t>
      </w:r>
      <w:r w:rsidR="00C20710" w:rsidRPr="00C20710">
        <w:rPr>
          <w:b/>
          <w:bCs/>
        </w:rPr>
        <w:t>olution:</w:t>
      </w:r>
      <w:r w:rsidR="00C20710">
        <w:t xml:space="preserve"> </w:t>
      </w:r>
      <w:r w:rsidR="00A30841">
        <w:t>Follow these steps to restore access:</w:t>
      </w:r>
    </w:p>
    <w:p w14:paraId="61988483" w14:textId="2E5BDB21" w:rsidR="008A0715" w:rsidRPr="008A0715" w:rsidRDefault="008A0715" w:rsidP="008A0715">
      <w:pPr>
        <w:pStyle w:val="BodyText"/>
        <w:ind w:left="0"/>
      </w:pPr>
      <w:r w:rsidRPr="00775A68">
        <w:rPr>
          <w:b/>
          <w:bCs/>
        </w:rPr>
        <w:t>Step 1:</w:t>
      </w:r>
      <w:r>
        <w:t xml:space="preserve"> </w:t>
      </w:r>
      <w:r w:rsidRPr="008A0715">
        <w:t>Verify Service Status</w:t>
      </w:r>
      <w:r>
        <w:t>:</w:t>
      </w:r>
    </w:p>
    <w:p w14:paraId="332089A8" w14:textId="521A7996" w:rsidR="008A0715" w:rsidRPr="008A0715" w:rsidRDefault="008A0715" w:rsidP="00775A68">
      <w:pPr>
        <w:pStyle w:val="BodyText"/>
        <w:numPr>
          <w:ilvl w:val="0"/>
          <w:numId w:val="40"/>
        </w:numPr>
      </w:pPr>
      <w:r w:rsidRPr="008A0715">
        <w:t>Navigate to the service management console.</w:t>
      </w:r>
    </w:p>
    <w:p w14:paraId="024DB35F" w14:textId="711C81EA" w:rsidR="008A0715" w:rsidRDefault="008A0715" w:rsidP="0037157E">
      <w:pPr>
        <w:pStyle w:val="BodyText"/>
        <w:numPr>
          <w:ilvl w:val="0"/>
          <w:numId w:val="40"/>
        </w:numPr>
      </w:pPr>
      <w:r w:rsidRPr="008A0715">
        <w:t>Locate BRELauncher on VMCHRISSYD1</w:t>
      </w:r>
      <w:r w:rsidR="007F42F9">
        <w:t>:</w:t>
      </w:r>
    </w:p>
    <w:p w14:paraId="58A77B7F" w14:textId="66AFB7D6" w:rsidR="007F42F9" w:rsidRPr="008A0715" w:rsidRDefault="00714F2B" w:rsidP="00775A68">
      <w:pPr>
        <w:pStyle w:val="BodyText"/>
        <w:ind w:left="720"/>
        <w:jc w:val="center"/>
      </w:pPr>
      <w:r>
        <w:rPr>
          <w:noProof/>
        </w:rPr>
        <mc:AlternateContent>
          <mc:Choice Requires="wps">
            <w:drawing>
              <wp:anchor distT="0" distB="0" distL="114300" distR="114300" simplePos="0" relativeHeight="251682816" behindDoc="0" locked="0" layoutInCell="1" allowOverlap="1" wp14:anchorId="31C0E483" wp14:editId="30FF07FE">
                <wp:simplePos x="0" y="0"/>
                <wp:positionH relativeFrom="page">
                  <wp:posOffset>1980565</wp:posOffset>
                </wp:positionH>
                <wp:positionV relativeFrom="paragraph">
                  <wp:posOffset>1696720</wp:posOffset>
                </wp:positionV>
                <wp:extent cx="3689350" cy="120650"/>
                <wp:effectExtent l="0" t="0" r="25400" b="12700"/>
                <wp:wrapNone/>
                <wp:docPr id="1779385118" name="Rectangle 12"/>
                <wp:cNvGraphicFramePr/>
                <a:graphic xmlns:a="http://schemas.openxmlformats.org/drawingml/2006/main">
                  <a:graphicData uri="http://schemas.microsoft.com/office/word/2010/wordprocessingShape">
                    <wps:wsp>
                      <wps:cNvSpPr/>
                      <wps:spPr>
                        <a:xfrm>
                          <a:off x="0" y="0"/>
                          <a:ext cx="3689350" cy="12065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17D607" id="Rectangle 12" o:spid="_x0000_s1026" style="position:absolute;margin-left:155.95pt;margin-top:133.6pt;width:290.5pt;height:9.5pt;z-index:2516828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" filled="f" strokecolor="red" strokeweight="1.5pt">
                <w10:wrap anchorx="page"/>
              </v:rect>
            </w:pict>
          </mc:Fallback>
        </mc:AlternateContent>
      </w:r>
      <w:r w:rsidR="007F42F9" w:rsidRPr="006A1C75">
        <w:rPr>
          <w:noProof/>
        </w:rPr>
        <w:drawing>
          <wp:inline distT="0" distB="0" distL="0" distR="0" wp14:anchorId="7C2E413F" wp14:editId="158A089F">
            <wp:extent cx="5731510" cy="1979295"/>
            <wp:effectExtent l="19050" t="19050" r="21590" b="20955"/>
            <wp:docPr id="1549305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07783" name="Picture 1" descr="A screenshot of a computer&#10;&#10;AI-generated content may be incorrect."/>
                    <pic:cNvPicPr/>
                  </pic:nvPicPr>
                  <pic:blipFill>
                    <a:blip r:embed="rId34"/>
                    <a:stretch>
                      <a:fillRect/>
                    </a:stretch>
                  </pic:blipFill>
                  <pic:spPr>
                    <a:xfrm>
                      <a:off x="0" y="0"/>
                      <a:ext cx="5731510" cy="1979295"/>
                    </a:xfrm>
                    <a:prstGeom prst="rect">
                      <a:avLst/>
                    </a:prstGeom>
                    <a:ln w="12700">
                      <a:solidFill>
                        <a:schemeClr val="tx1"/>
                      </a:solidFill>
                    </a:ln>
                  </pic:spPr>
                </pic:pic>
              </a:graphicData>
            </a:graphic>
          </wp:inline>
        </w:drawing>
      </w:r>
    </w:p>
    <w:p w14:paraId="79E705F8" w14:textId="1A70C49C" w:rsidR="008A0715" w:rsidRPr="008A0715" w:rsidRDefault="0037157E" w:rsidP="008A0715">
      <w:pPr>
        <w:pStyle w:val="BodyText"/>
        <w:ind w:left="0"/>
      </w:pPr>
      <w:r w:rsidRPr="00775A68">
        <w:rPr>
          <w:b/>
          <w:bCs/>
        </w:rPr>
        <w:t>Step 2:</w:t>
      </w:r>
      <w:r>
        <w:t xml:space="preserve"> </w:t>
      </w:r>
      <w:r w:rsidR="008A0715" w:rsidRPr="008A0715">
        <w:t>Restart the Service</w:t>
      </w:r>
      <w:r w:rsidR="00162BD7">
        <w:t>:</w:t>
      </w:r>
    </w:p>
    <w:p w14:paraId="2EDCFFB8" w14:textId="48897F8B" w:rsidR="008A0715" w:rsidRPr="008A0715" w:rsidRDefault="008A0715" w:rsidP="00775A68">
      <w:pPr>
        <w:pStyle w:val="BodyText"/>
        <w:numPr>
          <w:ilvl w:val="0"/>
          <w:numId w:val="41"/>
        </w:numPr>
      </w:pPr>
      <w:r w:rsidRPr="008A0715">
        <w:t xml:space="preserve">Right-click the BRELauncher service and select </w:t>
      </w:r>
      <w:r w:rsidRPr="00775A68">
        <w:rPr>
          <w:b/>
          <w:bCs/>
        </w:rPr>
        <w:t>Restart</w:t>
      </w:r>
      <w:r w:rsidRPr="008A0715">
        <w:t>.</w:t>
      </w:r>
    </w:p>
    <w:p w14:paraId="6F4B13BA" w14:textId="46D6033C" w:rsidR="008A0715" w:rsidRPr="008A0715" w:rsidRDefault="00226476" w:rsidP="00775A68">
      <w:pPr>
        <w:pStyle w:val="BodyText"/>
        <w:numPr>
          <w:ilvl w:val="0"/>
          <w:numId w:val="41"/>
        </w:numPr>
      </w:pPr>
      <w:r>
        <w:t>Please w</w:t>
      </w:r>
      <w:r w:rsidR="008A0715" w:rsidRPr="008A0715">
        <w:t xml:space="preserve">ait for the service to initialize and confirm </w:t>
      </w:r>
      <w:r>
        <w:t xml:space="preserve">that </w:t>
      </w:r>
      <w:r w:rsidR="008A0715" w:rsidRPr="008A0715">
        <w:t>it is running.</w:t>
      </w:r>
    </w:p>
    <w:p w14:paraId="2E40B744" w14:textId="43515E47" w:rsidR="008A0715" w:rsidRPr="008A0715" w:rsidRDefault="002B07AC" w:rsidP="008A0715">
      <w:pPr>
        <w:pStyle w:val="BodyText"/>
        <w:ind w:left="0"/>
      </w:pPr>
      <w:r w:rsidRPr="00775A68">
        <w:rPr>
          <w:b/>
          <w:bCs/>
        </w:rPr>
        <w:t>Step 3:</w:t>
      </w:r>
      <w:r>
        <w:t xml:space="preserve"> </w:t>
      </w:r>
      <w:r w:rsidR="008A0715" w:rsidRPr="008A0715">
        <w:t>Validate Access</w:t>
      </w:r>
      <w:r w:rsidR="00162BD7">
        <w:t>:</w:t>
      </w:r>
    </w:p>
    <w:p w14:paraId="03C36660" w14:textId="69BBF8F9" w:rsidR="008A0715" w:rsidRPr="008A0715" w:rsidRDefault="008A0715" w:rsidP="00775A68">
      <w:pPr>
        <w:pStyle w:val="BodyText"/>
        <w:numPr>
          <w:ilvl w:val="0"/>
          <w:numId w:val="42"/>
        </w:numPr>
      </w:pPr>
      <w:r w:rsidRPr="008A0715">
        <w:t>Attempt to log in to Chris21.</w:t>
      </w:r>
    </w:p>
    <w:p w14:paraId="7A3B2CF7" w14:textId="358EF49B" w:rsidR="008A0715" w:rsidRDefault="008A0715" w:rsidP="00775A68">
      <w:pPr>
        <w:pStyle w:val="BodyText"/>
        <w:numPr>
          <w:ilvl w:val="0"/>
          <w:numId w:val="42"/>
        </w:numPr>
      </w:pPr>
      <w:r w:rsidRPr="008A0715">
        <w:t xml:space="preserve">Confirm that </w:t>
      </w:r>
      <w:r w:rsidR="0007602D">
        <w:t>p</w:t>
      </w:r>
      <w:r w:rsidRPr="008A0715">
        <w:t>ayroll can retrieve historical records.</w:t>
      </w:r>
    </w:p>
    <w:p w14:paraId="120E7B31" w14:textId="07FA4918" w:rsidR="000E700E" w:rsidRPr="000E700E" w:rsidRDefault="000E700E" w:rsidP="000E700E">
      <w:pPr>
        <w:pStyle w:val="Heading3"/>
        <w:numPr>
          <w:ilvl w:val="2"/>
          <w:numId w:val="39"/>
        </w:numPr>
        <w:ind w:left="567" w:hanging="567"/>
        <w:rPr>
          <w:u w:val="single"/>
        </w:rPr>
      </w:pPr>
      <w:bookmarkStart w:id="81" w:name="_Toc213161711"/>
      <w:r w:rsidRPr="000E700E">
        <w:rPr>
          <w:u w:val="single"/>
        </w:rPr>
        <w:t>Creating a User Account in Chris21</w:t>
      </w:r>
      <w:bookmarkEnd w:id="81"/>
    </w:p>
    <w:p w14:paraId="5BBAE78B" w14:textId="7F4B91B4" w:rsidR="00364A9E" w:rsidRPr="00364A9E" w:rsidRDefault="00364A9E" w:rsidP="00364A9E">
      <w:pPr>
        <w:pStyle w:val="BodyText"/>
        <w:ind w:left="0"/>
        <w:rPr>
          <w:ins w:id="82" w:author="Priya Bhatia" w:date="2025-11-04T16:08:00Z"/>
        </w:rPr>
      </w:pPr>
      <w:ins w:id="83" w:author="Priya Bhatia" w:date="2025-11-04T16:08:00Z">
        <w:r w:rsidRPr="00364A9E">
          <w:t>To request a new user account in Chris21, first contact Susie Wyatt.</w:t>
        </w:r>
      </w:ins>
      <w:ins w:id="84" w:author="Priya Bhatia" w:date="2025-11-04T16:09:00Z" w16du:dateUtc="2025-11-04T10:39:00Z">
        <w:r>
          <w:t xml:space="preserve"> </w:t>
        </w:r>
      </w:ins>
      <w:ins w:id="85" w:author="Priya Bhatia" w:date="2025-11-04T16:08:00Z">
        <w:r w:rsidRPr="00364A9E">
          <w:t>If she is unavailable or unable to assist, email Haydn Cross at haydn.cross@epiqglobal.com.</w:t>
        </w:r>
      </w:ins>
    </w:p>
    <w:p w14:paraId="5D3A6223" w14:textId="2EB92366" w:rsidR="000E700E" w:rsidDel="00364A9E" w:rsidRDefault="00927935" w:rsidP="00364A9E">
      <w:pPr>
        <w:pStyle w:val="BodyText"/>
        <w:ind w:left="0"/>
        <w:rPr>
          <w:del w:id="86" w:author="Priya Bhatia" w:date="2025-11-04T16:08:00Z" w16du:dateUtc="2025-11-04T10:38:00Z"/>
        </w:rPr>
      </w:pPr>
      <w:ins w:id="87" w:author="Priya Bhatia" w:date="2025-11-04T16:09:00Z" w16du:dateUtc="2025-11-04T10:39:00Z">
        <w:r>
          <w:t xml:space="preserve">Please note that </w:t>
        </w:r>
      </w:ins>
      <w:ins w:id="88" w:author="Priya Bhatia" w:date="2025-11-04T16:08:00Z">
        <w:r w:rsidR="00364A9E" w:rsidRPr="00364A9E">
          <w:t>Geoff Dowell previously managed this process</w:t>
        </w:r>
      </w:ins>
      <w:ins w:id="89" w:author="Priya Bhatia" w:date="2025-11-04T16:08:00Z" w16du:dateUtc="2025-11-04T10:38:00Z">
        <w:r w:rsidR="00364A9E">
          <w:t>.</w:t>
        </w:r>
      </w:ins>
      <w:del w:id="90" w:author="Priya Bhatia" w:date="2025-11-04T16:08:00Z" w16du:dateUtc="2025-11-04T10:38:00Z">
        <w:r w:rsidR="000E700E" w:rsidRPr="000E700E" w:rsidDel="00364A9E">
          <w:delText>Follow these steps to create a new user account in Chris21</w:delText>
        </w:r>
        <w:r w:rsidR="000E700E" w:rsidDel="00364A9E">
          <w:delText>:</w:delText>
        </w:r>
      </w:del>
    </w:p>
    <w:p w14:paraId="674C285F" w14:textId="44C6916A" w:rsidR="000E700E" w:rsidDel="00364A9E" w:rsidRDefault="000E700E" w:rsidP="000E700E">
      <w:pPr>
        <w:pStyle w:val="BodyText"/>
        <w:ind w:left="0"/>
        <w:rPr>
          <w:del w:id="91" w:author="Priya Bhatia" w:date="2025-11-04T16:08:00Z" w16du:dateUtc="2025-11-04T10:38:00Z"/>
        </w:rPr>
      </w:pPr>
      <w:del w:id="92" w:author="Priya Bhatia" w:date="2025-11-04T16:08:00Z" w16du:dateUtc="2025-11-04T10:38:00Z">
        <w:r w:rsidRPr="000E700E" w:rsidDel="00364A9E">
          <w:rPr>
            <w:b/>
            <w:bCs/>
          </w:rPr>
          <w:delText>Step 1:</w:delText>
        </w:r>
        <w:r w:rsidDel="00364A9E">
          <w:delText xml:space="preserve"> </w:delText>
        </w:r>
        <w:r w:rsidRPr="000E700E" w:rsidDel="00364A9E">
          <w:delText>Contact Susie Wyatt to request creation of the user account</w:delText>
        </w:r>
        <w:r w:rsidDel="00364A9E">
          <w:delText>.</w:delText>
        </w:r>
      </w:del>
    </w:p>
    <w:p w14:paraId="1BA989D3" w14:textId="55A63ECD" w:rsidR="000E700E" w:rsidDel="00364A9E" w:rsidRDefault="000E700E" w:rsidP="000E700E">
      <w:pPr>
        <w:pStyle w:val="BodyText"/>
        <w:ind w:left="0"/>
        <w:rPr>
          <w:del w:id="93" w:author="Priya Bhatia" w:date="2025-11-04T16:08:00Z" w16du:dateUtc="2025-11-04T10:38:00Z"/>
        </w:rPr>
      </w:pPr>
      <w:del w:id="94" w:author="Priya Bhatia" w:date="2025-11-04T16:08:00Z" w16du:dateUtc="2025-11-04T10:38:00Z">
        <w:r w:rsidRPr="000E700E" w:rsidDel="00364A9E">
          <w:rPr>
            <w:b/>
            <w:bCs/>
          </w:rPr>
          <w:delText>Step 2:</w:delText>
        </w:r>
        <w:r w:rsidDel="00364A9E">
          <w:delText xml:space="preserve"> </w:delText>
        </w:r>
        <w:r w:rsidR="008E3099" w:rsidRPr="008E3099" w:rsidDel="00364A9E">
          <w:delText xml:space="preserve">If Susie is unavailable, please contact Haydn Cross at </w:delText>
        </w:r>
        <w:r w:rsidR="008E3099" w:rsidDel="00364A9E">
          <w:fldChar w:fldCharType="begin"/>
        </w:r>
        <w:r w:rsidR="008E3099" w:rsidDel="00364A9E">
          <w:delInstrText>HYPERLINK "mailto:haydn.cross@epiqglobal.com" \t "_blank"</w:delInstrText>
        </w:r>
        <w:r w:rsidR="008E3099" w:rsidDel="00364A9E">
          <w:fldChar w:fldCharType="separate"/>
        </w:r>
        <w:r w:rsidR="008E3099" w:rsidRPr="008E3099" w:rsidDel="00364A9E">
          <w:rPr>
            <w:rStyle w:val="Hyperlink"/>
          </w:rPr>
          <w:delText>haydn.cross@epiqglobal.com</w:delText>
        </w:r>
        <w:r w:rsidR="008E3099" w:rsidDel="00364A9E">
          <w:fldChar w:fldCharType="end"/>
        </w:r>
        <w:r w:rsidDel="00364A9E">
          <w:delText>.</w:delText>
        </w:r>
      </w:del>
    </w:p>
    <w:p w14:paraId="5806D0CC" w14:textId="37D06BE4" w:rsidR="000E700E" w:rsidRPr="000E700E" w:rsidRDefault="000E700E" w:rsidP="000E700E">
      <w:pPr>
        <w:pStyle w:val="BodyText"/>
        <w:ind w:left="0"/>
        <w:rPr>
          <w:i/>
          <w:iCs/>
        </w:rPr>
      </w:pPr>
      <w:del w:id="95" w:author="Priya Bhatia" w:date="2025-11-04T16:08:00Z" w16du:dateUtc="2025-11-04T10:38:00Z">
        <w:r w:rsidRPr="000E700E" w:rsidDel="00364A9E">
          <w:rPr>
            <w:rFonts w:ascii="Segoe UI Emoji" w:hAnsi="Segoe UI Emoji" w:cs="Segoe UI Emoji"/>
            <w:b/>
            <w:bCs/>
          </w:rPr>
          <w:delText>📌</w:delText>
        </w:r>
        <w:r w:rsidRPr="000E700E" w:rsidDel="00364A9E">
          <w:rPr>
            <w:b/>
            <w:bCs/>
            <w:i/>
            <w:iCs/>
          </w:rPr>
          <w:delText>Note:</w:delText>
        </w:r>
        <w:r w:rsidRPr="000E700E" w:rsidDel="00364A9E">
          <w:rPr>
            <w:i/>
            <w:iCs/>
          </w:rPr>
          <w:delText xml:space="preserve"> Geoff Dowell previously managed this process</w:delText>
        </w:r>
        <w:r w:rsidDel="00364A9E">
          <w:rPr>
            <w:i/>
            <w:iCs/>
          </w:rPr>
          <w:delText>.</w:delText>
        </w:r>
      </w:del>
    </w:p>
    <w:p w14:paraId="11BF0750" w14:textId="5D684AA1" w:rsidR="00891BBE" w:rsidRPr="00E01CDC" w:rsidRDefault="009B53BE" w:rsidP="00DC54BC">
      <w:pPr>
        <w:pStyle w:val="Heading2"/>
        <w:numPr>
          <w:ilvl w:val="1"/>
          <w:numId w:val="39"/>
        </w:numPr>
      </w:pPr>
      <w:bookmarkStart w:id="96" w:name="_Toc213161712"/>
      <w:r>
        <w:t>Microsoft Power BI Backup</w:t>
      </w:r>
      <w:bookmarkEnd w:id="96"/>
    </w:p>
    <w:p w14:paraId="62BDB352" w14:textId="665D912F" w:rsidR="009C47CC" w:rsidRDefault="00BA6720" w:rsidP="00424033">
      <w:pPr>
        <w:pStyle w:val="BodyText"/>
        <w:ind w:left="0"/>
        <w:jc w:val="both"/>
      </w:pPr>
      <w:r>
        <w:t>Only the selected licensed users need the necessary approvals to get Microsoft Power BI Desktop (x64). You can install this software by</w:t>
      </w:r>
      <w:r w:rsidR="00424033">
        <w:t>:</w:t>
      </w:r>
    </w:p>
    <w:p w14:paraId="6D9D2BDE" w14:textId="77777777" w:rsidR="00BA6720" w:rsidRDefault="00BA6720" w:rsidP="00B96E17">
      <w:pPr>
        <w:pStyle w:val="BodyText"/>
        <w:numPr>
          <w:ilvl w:val="0"/>
          <w:numId w:val="38"/>
        </w:numPr>
        <w:ind w:left="567"/>
      </w:pPr>
      <w:r>
        <w:t xml:space="preserve">adding users to the AD group </w:t>
      </w:r>
      <w:r w:rsidRPr="004E3CC3">
        <w:rPr>
          <w:b/>
          <w:bCs/>
        </w:rPr>
        <w:t xml:space="preserve">app.PowerBI.users </w:t>
      </w:r>
    </w:p>
    <w:p w14:paraId="5D4DEE62" w14:textId="369114EC" w:rsidR="00891BBE" w:rsidRDefault="00BA6720" w:rsidP="00424033">
      <w:pPr>
        <w:pStyle w:val="BodyText"/>
        <w:numPr>
          <w:ilvl w:val="0"/>
          <w:numId w:val="38"/>
        </w:numPr>
        <w:ind w:left="567"/>
      </w:pPr>
      <w:r>
        <w:t>automatically pushing the deployment via Airwatch</w:t>
      </w:r>
    </w:p>
    <w:p w14:paraId="285A6D28" w14:textId="6003ED8C" w:rsidR="00891BBE" w:rsidRPr="00E01CDC" w:rsidRDefault="009B53BE" w:rsidP="00DC54BC">
      <w:pPr>
        <w:pStyle w:val="Heading2"/>
        <w:numPr>
          <w:ilvl w:val="1"/>
          <w:numId w:val="39"/>
        </w:numPr>
      </w:pPr>
      <w:bookmarkStart w:id="97" w:name="_Toc213161713"/>
      <w:r>
        <w:lastRenderedPageBreak/>
        <w:t>Xcelerate</w:t>
      </w:r>
      <w:bookmarkEnd w:id="97"/>
    </w:p>
    <w:p w14:paraId="5A6C0B26" w14:textId="77777777" w:rsidR="006C2D9F" w:rsidRDefault="006C2D9F" w:rsidP="006C2D9F">
      <w:pPr>
        <w:pStyle w:val="BodyText"/>
        <w:ind w:left="0"/>
        <w:jc w:val="both"/>
      </w:pPr>
      <w:bookmarkStart w:id="98" w:name="_Hlk136866432"/>
      <w:r w:rsidRPr="00D06350">
        <w:t>You must install the MS Office first as installation of Xcelerate is excel-dependant since it is an Excel add-in. Selected licensed users from the Finance team need the necessary approvals to get this On-Demand app. You can install this software by</w:t>
      </w:r>
      <w:r>
        <w:t>:</w:t>
      </w:r>
    </w:p>
    <w:p w14:paraId="7DF49162" w14:textId="77777777" w:rsidR="006C2D9F" w:rsidRDefault="006C2D9F" w:rsidP="00B96E17">
      <w:pPr>
        <w:pStyle w:val="BodyText"/>
        <w:numPr>
          <w:ilvl w:val="0"/>
          <w:numId w:val="38"/>
        </w:numPr>
        <w:ind w:left="567"/>
      </w:pPr>
      <w:r>
        <w:t xml:space="preserve">adding users to the AD group </w:t>
      </w:r>
      <w:r w:rsidRPr="00377446">
        <w:rPr>
          <w:b/>
          <w:bCs/>
        </w:rPr>
        <w:t xml:space="preserve">app.Xcelerate.users </w:t>
      </w:r>
      <w:r w:rsidRPr="00377446">
        <w:t>and</w:t>
      </w:r>
      <w:r w:rsidRPr="00377446">
        <w:rPr>
          <w:b/>
          <w:bCs/>
        </w:rPr>
        <w:t xml:space="preserve"> Xcelerate security </w:t>
      </w:r>
      <w:r w:rsidRPr="00917AEC">
        <w:t>group</w:t>
      </w:r>
      <w:r>
        <w:t>.</w:t>
      </w:r>
    </w:p>
    <w:p w14:paraId="5A5FCD78" w14:textId="4F002CDD" w:rsidR="00891BBE" w:rsidRDefault="006C2D9F" w:rsidP="00424033">
      <w:pPr>
        <w:pStyle w:val="BodyText"/>
        <w:numPr>
          <w:ilvl w:val="0"/>
          <w:numId w:val="38"/>
        </w:numPr>
        <w:ind w:left="567"/>
      </w:pPr>
      <w:r>
        <w:t>pushing the deployment via Airwatch.</w:t>
      </w:r>
      <w:bookmarkEnd w:id="98"/>
    </w:p>
    <w:p w14:paraId="25342BBC" w14:textId="7D5BDC20" w:rsidR="00891BBE" w:rsidRPr="00E01CDC" w:rsidRDefault="00C73232" w:rsidP="00DC54BC">
      <w:pPr>
        <w:pStyle w:val="Heading2"/>
        <w:numPr>
          <w:ilvl w:val="1"/>
          <w:numId w:val="39"/>
        </w:numPr>
      </w:pPr>
      <w:bookmarkStart w:id="99" w:name="_Toc213161714"/>
      <w:r>
        <w:t>Finance EFR</w:t>
      </w:r>
      <w:bookmarkEnd w:id="99"/>
    </w:p>
    <w:p w14:paraId="7A8533C5" w14:textId="77777777" w:rsidR="00606AD8" w:rsidRDefault="00606AD8" w:rsidP="00606AD8">
      <w:pPr>
        <w:pStyle w:val="BodyText"/>
        <w:ind w:left="0"/>
        <w:jc w:val="both"/>
      </w:pPr>
      <w:r>
        <w:t>Finance EFR is an Excel add-in, so you must install MS Office first as the installation is excel-dependant. Anyone from the Finance team who needs the Financial Reporting must follow the following instructions:</w:t>
      </w:r>
    </w:p>
    <w:p w14:paraId="63200606" w14:textId="40C17E9A" w:rsidR="00606AD8" w:rsidRDefault="00606AD8" w:rsidP="00445DEE">
      <w:pPr>
        <w:spacing w:line="240" w:lineRule="auto"/>
        <w:jc w:val="both"/>
      </w:pPr>
      <w:r w:rsidRPr="00842F8A">
        <w:rPr>
          <w:b/>
          <w:bCs/>
        </w:rPr>
        <w:t xml:space="preserve">Step </w:t>
      </w:r>
      <w:r w:rsidR="00424033">
        <w:rPr>
          <w:b/>
          <w:bCs/>
        </w:rPr>
        <w:t>1:</w:t>
      </w:r>
      <w:r>
        <w:t xml:space="preserve"> Run .msi from </w:t>
      </w:r>
      <w:hyperlink r:id="rId35" w:history="1">
        <w:r>
          <w:rPr>
            <w:rStyle w:val="Hyperlink"/>
          </w:rPr>
          <w:t>\\vm3ebizsyd01\TE_Software\3E Financial Reporting 3.0.1.0\Full Package\Setup AddIn.msi</w:t>
        </w:r>
      </w:hyperlink>
      <w:r>
        <w:t xml:space="preserve"> </w:t>
      </w:r>
    </w:p>
    <w:p w14:paraId="5E93FEF3" w14:textId="77777777" w:rsidR="00606AD8" w:rsidRDefault="00606AD8" w:rsidP="00606AD8">
      <w:pPr>
        <w:spacing w:line="240" w:lineRule="auto"/>
      </w:pPr>
    </w:p>
    <w:p w14:paraId="6EA8AA42" w14:textId="3C05ACA6" w:rsidR="00606AD8" w:rsidRDefault="00606AD8" w:rsidP="00606AD8">
      <w:pPr>
        <w:spacing w:line="240" w:lineRule="auto"/>
      </w:pPr>
      <w:r w:rsidRPr="003E0135">
        <w:rPr>
          <w:b/>
          <w:bCs/>
        </w:rPr>
        <w:t xml:space="preserve">Step </w:t>
      </w:r>
      <w:r w:rsidR="00424033">
        <w:rPr>
          <w:b/>
          <w:bCs/>
        </w:rPr>
        <w:t>2:</w:t>
      </w:r>
      <w:r>
        <w:t xml:space="preserve"> Enter the path to the configuration file as </w:t>
      </w:r>
      <w:hyperlink r:id="rId36" w:history="1">
        <w:r>
          <w:rPr>
            <w:rStyle w:val="Hyperlink"/>
          </w:rPr>
          <w:t>\\vm3ebizsyd01\3EFR_Share\config.xml</w:t>
        </w:r>
      </w:hyperlink>
      <w:r>
        <w:t xml:space="preserve"> </w:t>
      </w:r>
    </w:p>
    <w:p w14:paraId="57989B17" w14:textId="650012C0" w:rsidR="00606AD8" w:rsidRDefault="00606AD8" w:rsidP="00606AD8">
      <w:pPr>
        <w:rPr>
          <w:rFonts w:eastAsiaTheme="minorHAnsi"/>
        </w:rPr>
      </w:pPr>
    </w:p>
    <w:p w14:paraId="4EDC3F18" w14:textId="622A8572" w:rsidR="003C6817" w:rsidRDefault="004F363A" w:rsidP="003C6817">
      <w:pPr>
        <w:jc w:val="center"/>
        <w:rPr>
          <w:rFonts w:eastAsiaTheme="minorHAnsi"/>
        </w:rPr>
      </w:pPr>
      <w:r>
        <w:rPr>
          <w:noProof/>
        </w:rPr>
        <mc:AlternateContent>
          <mc:Choice Requires="wps">
            <w:drawing>
              <wp:anchor distT="0" distB="0" distL="114300" distR="114300" simplePos="0" relativeHeight="251679744" behindDoc="0" locked="0" layoutInCell="1" allowOverlap="1" wp14:anchorId="144E45F3" wp14:editId="2BE11EDC">
                <wp:simplePos x="0" y="0"/>
                <wp:positionH relativeFrom="column">
                  <wp:posOffset>774065</wp:posOffset>
                </wp:positionH>
                <wp:positionV relativeFrom="paragraph">
                  <wp:posOffset>1532255</wp:posOffset>
                </wp:positionV>
                <wp:extent cx="2120900" cy="514350"/>
                <wp:effectExtent l="0" t="0" r="12700" b="19050"/>
                <wp:wrapNone/>
                <wp:docPr id="1013306781" name="Rectangle 8"/>
                <wp:cNvGraphicFramePr/>
                <a:graphic xmlns:a="http://schemas.openxmlformats.org/drawingml/2006/main">
                  <a:graphicData uri="http://schemas.microsoft.com/office/word/2010/wordprocessingShape">
                    <wps:wsp>
                      <wps:cNvSpPr/>
                      <wps:spPr>
                        <a:xfrm>
                          <a:off x="0" y="0"/>
                          <a:ext cx="2120900" cy="51435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D7DCF7" id="Rectangle 8" o:spid="_x0000_s1026" style="position:absolute;margin-left:60.95pt;margin-top:120.65pt;width:167pt;height:40.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" filled="f" strokecolor="red" strokeweight="1.5pt"/>
            </w:pict>
          </mc:Fallback>
        </mc:AlternateContent>
      </w:r>
      <w:r w:rsidR="003C6817">
        <w:rPr>
          <w:noProof/>
        </w:rPr>
        <w:drawing>
          <wp:inline distT="0" distB="0" distL="0" distR="0" wp14:anchorId="66FF660D" wp14:editId="678C56BF">
            <wp:extent cx="4678680" cy="2278380"/>
            <wp:effectExtent l="19050" t="19050" r="26670" b="26670"/>
            <wp:docPr id="5" name="Picture 5" descr="cid:image001.png@01D54C66.07748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4C66.077486B0"/>
                    <pic:cNvPicPr>
                      <a:picLocks noChangeAspect="1" noChangeArrowheads="1"/>
                    </pic:cNvPicPr>
                  </pic:nvPicPr>
                  <pic:blipFill>
                    <a:blip r:embed="rId37" r:link="rId38">
                      <a:extLst>
                        <a:ext uri="{28A0092B-C50C-407E-A947-70E740481C1C}">
                          <a14:useLocalDpi xmlns:a14="http://schemas.microsoft.com/office/drawing/2010/main" val="0"/>
                        </a:ext>
                      </a:extLst>
                    </a:blip>
                    <a:srcRect/>
                    <a:stretch>
                      <a:fillRect/>
                    </a:stretch>
                  </pic:blipFill>
                  <pic:spPr bwMode="auto">
                    <a:xfrm>
                      <a:off x="0" y="0"/>
                      <a:ext cx="4678680" cy="2278380"/>
                    </a:xfrm>
                    <a:prstGeom prst="rect">
                      <a:avLst/>
                    </a:prstGeom>
                    <a:noFill/>
                    <a:ln>
                      <a:solidFill>
                        <a:schemeClr val="tx1"/>
                      </a:solidFill>
                    </a:ln>
                  </pic:spPr>
                </pic:pic>
              </a:graphicData>
            </a:graphic>
          </wp:inline>
        </w:drawing>
      </w:r>
    </w:p>
    <w:p w14:paraId="6B9F9B42" w14:textId="1312A2A3" w:rsidR="003C6817" w:rsidRDefault="003C6817" w:rsidP="00606AD8">
      <w:pPr>
        <w:rPr>
          <w:rFonts w:eastAsiaTheme="minorHAnsi"/>
        </w:rPr>
      </w:pPr>
    </w:p>
    <w:p w14:paraId="56B429F7" w14:textId="62CB6EA0" w:rsidR="00891BBE" w:rsidRPr="00E01CDC" w:rsidRDefault="00C73232" w:rsidP="00DC54BC">
      <w:pPr>
        <w:pStyle w:val="Heading2"/>
        <w:numPr>
          <w:ilvl w:val="1"/>
          <w:numId w:val="39"/>
        </w:numPr>
      </w:pPr>
      <w:bookmarkStart w:id="100" w:name="_Toc213161715"/>
      <w:r>
        <w:t>3E Excel Office Add-In</w:t>
      </w:r>
      <w:bookmarkEnd w:id="100"/>
    </w:p>
    <w:p w14:paraId="369C7CAD" w14:textId="77777777" w:rsidR="00C13A47" w:rsidRDefault="00C13A47" w:rsidP="00424033">
      <w:pPr>
        <w:pStyle w:val="BodyText"/>
        <w:ind w:left="0"/>
        <w:jc w:val="both"/>
      </w:pPr>
      <w:r>
        <w:t xml:space="preserve">3E Office </w:t>
      </w:r>
      <w:r w:rsidRPr="008552E1">
        <w:t>is an</w:t>
      </w:r>
      <w:r>
        <w:t xml:space="preserve"> Excel a</w:t>
      </w:r>
      <w:r w:rsidRPr="008552E1">
        <w:t>dd-in</w:t>
      </w:r>
      <w:r>
        <w:t>. Yo</w:t>
      </w:r>
      <w:r w:rsidRPr="008552E1">
        <w:t xml:space="preserve">u must install MS Office first as the </w:t>
      </w:r>
      <w:r>
        <w:t xml:space="preserve">app </w:t>
      </w:r>
      <w:r w:rsidRPr="008552E1">
        <w:t>installation is excel-dependant</w:t>
      </w:r>
      <w:r>
        <w:t xml:space="preserve">. You can locate the software packaging at the following location: </w:t>
      </w:r>
      <w:r w:rsidRPr="003D1BFB">
        <w:rPr>
          <w:rStyle w:val="Hyperlink"/>
        </w:rPr>
        <w:t>\\sydney.gtlaw.com.au\shares\eucapps\Elite 3E\excel3eintegration2010setup_2.7.0012\</w:t>
      </w:r>
    </w:p>
    <w:p w14:paraId="2C67CB45" w14:textId="77777777" w:rsidR="00C13A47" w:rsidRDefault="00C13A47" w:rsidP="00CD4142">
      <w:pPr>
        <w:pStyle w:val="BodyText"/>
        <w:ind w:left="0"/>
      </w:pPr>
      <w:r>
        <w:t>People who own access to this software are Tim Gauci, Nyree, Susie Wyatt, and Bambi.</w:t>
      </w:r>
    </w:p>
    <w:p w14:paraId="24EDE86A" w14:textId="373B1DE9" w:rsidR="00C13A47" w:rsidRDefault="00C13A47" w:rsidP="00CD4142">
      <w:pPr>
        <w:pStyle w:val="BodyText"/>
        <w:ind w:left="0"/>
      </w:pPr>
      <w:r>
        <w:t xml:space="preserve">You can find the Server at </w:t>
      </w:r>
      <w:hyperlink r:id="rId39" w:history="1">
        <w:r w:rsidRPr="001E3BA9">
          <w:rPr>
            <w:rStyle w:val="Hyperlink"/>
          </w:rPr>
          <w:t>http://vm3ewapisyd01/TE_3E_PROD</w:t>
        </w:r>
      </w:hyperlink>
      <w:r>
        <w:t>.</w:t>
      </w:r>
    </w:p>
    <w:p w14:paraId="0351D7CD" w14:textId="3382DD69" w:rsidR="00FD3906" w:rsidRDefault="00E12832" w:rsidP="00CD4142">
      <w:pPr>
        <w:pStyle w:val="BodyText"/>
        <w:ind w:left="0"/>
      </w:pPr>
      <w:r>
        <w:tab/>
      </w:r>
      <w:r w:rsidR="00FD3906">
        <w:t xml:space="preserve">show list </w:t>
      </w:r>
      <w:r w:rsidR="00412B1A">
        <w:t>= 10</w:t>
      </w:r>
    </w:p>
    <w:p w14:paraId="75D07E8E" w14:textId="77777777" w:rsidR="00FD3906" w:rsidRDefault="00FD3906" w:rsidP="00CD4142">
      <w:pPr>
        <w:pStyle w:val="BodyText"/>
        <w:ind w:left="567"/>
      </w:pPr>
      <w:r>
        <w:t>show both code/caption</w:t>
      </w:r>
    </w:p>
    <w:p w14:paraId="5A93F86F" w14:textId="77777777" w:rsidR="00FD3906" w:rsidRDefault="00FD3906" w:rsidP="00424033">
      <w:pPr>
        <w:pStyle w:val="BodyText"/>
        <w:ind w:left="0"/>
        <w:jc w:val="both"/>
      </w:pPr>
      <w:r>
        <w:t>Open Excel once the system finishes the installation. Click on the ‘Install’ button when prompted with the below message dialog:</w:t>
      </w:r>
    </w:p>
    <w:p w14:paraId="4DE7F523" w14:textId="5D2D4BF1" w:rsidR="00891BBE" w:rsidRDefault="004F363A" w:rsidP="008420AF">
      <w:pPr>
        <w:spacing w:line="240" w:lineRule="auto"/>
        <w:jc w:val="center"/>
      </w:pPr>
      <w:r>
        <w:rPr>
          <w:noProof/>
        </w:rPr>
        <w:lastRenderedPageBreak/>
        <mc:AlternateContent>
          <mc:Choice Requires="wps">
            <w:drawing>
              <wp:anchor distT="0" distB="0" distL="114300" distR="114300" simplePos="0" relativeHeight="251680768" behindDoc="0" locked="0" layoutInCell="1" allowOverlap="1" wp14:anchorId="2DC73F3C" wp14:editId="7765D9E2">
                <wp:simplePos x="0" y="0"/>
                <wp:positionH relativeFrom="column">
                  <wp:posOffset>3510915</wp:posOffset>
                </wp:positionH>
                <wp:positionV relativeFrom="paragraph">
                  <wp:posOffset>2040255</wp:posOffset>
                </wp:positionV>
                <wp:extent cx="800100" cy="285750"/>
                <wp:effectExtent l="0" t="0" r="19050" b="19050"/>
                <wp:wrapNone/>
                <wp:docPr id="1572600002" name="Rectangle 10"/>
                <wp:cNvGraphicFramePr/>
                <a:graphic xmlns:a="http://schemas.openxmlformats.org/drawingml/2006/main">
                  <a:graphicData uri="http://schemas.microsoft.com/office/word/2010/wordprocessingShape">
                    <wps:wsp>
                      <wps:cNvSpPr/>
                      <wps:spPr>
                        <a:xfrm>
                          <a:off x="0" y="0"/>
                          <a:ext cx="800100" cy="285750"/>
                        </a:xfrm>
                        <a:prstGeom prst="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9440C" id="Rectangle 10" o:spid="_x0000_s1026" style="position:absolute;margin-left:276.45pt;margin-top:160.65pt;width:63pt;height:22.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" filled="f" strokecolor="red" strokeweight="1.5pt"/>
            </w:pict>
          </mc:Fallback>
        </mc:AlternateContent>
      </w:r>
      <w:r w:rsidR="008420AF">
        <w:rPr>
          <w:noProof/>
        </w:rPr>
        <w:drawing>
          <wp:inline distT="0" distB="0" distL="0" distR="0" wp14:anchorId="3DF58F5D" wp14:editId="69F9D61F">
            <wp:extent cx="4569424" cy="2381250"/>
            <wp:effectExtent l="19050" t="19050" r="22225" b="19050"/>
            <wp:docPr id="8" name="Picture 8" descr="cid:image001.png@01D5EB01.7C053B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EB01.7C053B70"/>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4577599" cy="2385510"/>
                    </a:xfrm>
                    <a:prstGeom prst="rect">
                      <a:avLst/>
                    </a:prstGeom>
                    <a:noFill/>
                    <a:ln>
                      <a:solidFill>
                        <a:schemeClr val="tx1"/>
                      </a:solidFill>
                    </a:ln>
                  </pic:spPr>
                </pic:pic>
              </a:graphicData>
            </a:graphic>
          </wp:inline>
        </w:drawing>
      </w:r>
    </w:p>
    <w:p w14:paraId="7CBD6A57" w14:textId="77777777" w:rsidR="008420AF" w:rsidRDefault="008420AF" w:rsidP="00352794">
      <w:pPr>
        <w:spacing w:line="240" w:lineRule="auto"/>
      </w:pPr>
    </w:p>
    <w:p w14:paraId="7BC3DF8C" w14:textId="0158E507" w:rsidR="00891BBE" w:rsidRDefault="00891BBE" w:rsidP="00352794">
      <w:pPr>
        <w:spacing w:line="240" w:lineRule="auto"/>
      </w:pPr>
    </w:p>
    <w:p w14:paraId="78E9F3CE" w14:textId="501806DD" w:rsidR="00A82EA3" w:rsidRDefault="00DA5347" w:rsidP="00A82EA3">
      <w:pPr>
        <w:pStyle w:val="Heading1"/>
        <w:numPr>
          <w:ilvl w:val="0"/>
          <w:numId w:val="34"/>
        </w:numPr>
        <w:ind w:left="284" w:hanging="284"/>
        <w:rPr>
          <w:rFonts w:cs="Arial"/>
        </w:rPr>
      </w:pPr>
      <w:bookmarkStart w:id="101" w:name="_Toc213161716"/>
      <w:r>
        <w:rPr>
          <w:rFonts w:cs="Arial"/>
        </w:rPr>
        <w:t>Additional Information</w:t>
      </w:r>
      <w:bookmarkEnd w:id="101"/>
    </w:p>
    <w:p w14:paraId="275B2169" w14:textId="77777777" w:rsidR="004507E9" w:rsidRPr="004B1B4E" w:rsidRDefault="004507E9" w:rsidP="00424033">
      <w:pPr>
        <w:pStyle w:val="BodyText"/>
        <w:ind w:left="0"/>
        <w:jc w:val="both"/>
      </w:pPr>
      <w:r>
        <w:t>For information on VMWare Applications Volume for Horizon desktop, refer to the App Stack data</w:t>
      </w:r>
      <w:r>
        <w:rPr>
          <w:rFonts w:ascii="Wingdings" w:eastAsia="Wingdings" w:hAnsi="Wingdings" w:cs="Wingdings"/>
        </w:rPr>
        <w:t>à</w:t>
      </w:r>
      <w:r>
        <w:object w:dxaOrig="1311" w:dyaOrig="849" w14:anchorId="39915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pt;height:42pt" o:ole="">
            <v:imagedata r:id="rId42" o:title=""/>
          </v:shape>
          <o:OLEObject Type="Embed" ProgID="Excel.Sheet.12" ShapeID="_x0000_i1025" DrawAspect="Icon" ObjectID="_1830027297" r:id="rId43"/>
        </w:object>
      </w:r>
    </w:p>
    <w:p w14:paraId="6E1D7D2D" w14:textId="3E597255" w:rsidR="004507E9" w:rsidRDefault="004507E9" w:rsidP="00AC4FC4">
      <w:pPr>
        <w:pStyle w:val="BodyText"/>
        <w:ind w:left="0"/>
        <w:rPr>
          <w:b/>
          <w:bCs/>
          <w:u w:val="single"/>
        </w:rPr>
      </w:pPr>
      <w:r>
        <w:rPr>
          <w:b/>
          <w:bCs/>
          <w:u w:val="single"/>
        </w:rPr>
        <w:t xml:space="preserve">Drive Mappings for </w:t>
      </w:r>
      <w:r w:rsidR="00120A0A">
        <w:rPr>
          <w:b/>
          <w:bCs/>
          <w:u w:val="single"/>
        </w:rPr>
        <w:t xml:space="preserve">HR and </w:t>
      </w:r>
      <w:r>
        <w:rPr>
          <w:b/>
          <w:bCs/>
          <w:u w:val="single"/>
        </w:rPr>
        <w:t>Finance Team</w:t>
      </w:r>
    </w:p>
    <w:p w14:paraId="7C5824D9" w14:textId="0883EFF0" w:rsidR="004507E9" w:rsidRDefault="004507E9" w:rsidP="00424033">
      <w:pPr>
        <w:pStyle w:val="BodyText"/>
        <w:ind w:left="0"/>
      </w:pPr>
      <w:r>
        <w:t>Below are the available drive mapping locations:</w:t>
      </w:r>
    </w:p>
    <w:p w14:paraId="5BDFC15B" w14:textId="3C914047" w:rsidR="00B7678F" w:rsidRDefault="00094AB3" w:rsidP="00424033">
      <w:pPr>
        <w:jc w:val="center"/>
      </w:pPr>
      <w:r>
        <w:rPr>
          <w:rFonts w:cs="Arial"/>
          <w:noProof/>
          <w:color w:val="1F497D"/>
        </w:rPr>
        <w:drawing>
          <wp:inline distT="0" distB="0" distL="0" distR="0" wp14:anchorId="2F70A304" wp14:editId="7304CBEC">
            <wp:extent cx="6127750" cy="1968958"/>
            <wp:effectExtent l="19050" t="19050" r="254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r:link="rId45">
                      <a:extLst>
                        <a:ext uri="{28A0092B-C50C-407E-A947-70E740481C1C}">
                          <a14:useLocalDpi xmlns:a14="http://schemas.microsoft.com/office/drawing/2010/main" val="0"/>
                        </a:ext>
                      </a:extLst>
                    </a:blip>
                    <a:srcRect/>
                    <a:stretch>
                      <a:fillRect/>
                    </a:stretch>
                  </pic:blipFill>
                  <pic:spPr bwMode="auto">
                    <a:xfrm>
                      <a:off x="0" y="0"/>
                      <a:ext cx="6148921" cy="1975761"/>
                    </a:xfrm>
                    <a:prstGeom prst="rect">
                      <a:avLst/>
                    </a:prstGeom>
                    <a:noFill/>
                    <a:ln w="12700">
                      <a:solidFill>
                        <a:schemeClr val="tx1"/>
                      </a:solidFill>
                    </a:ln>
                  </pic:spPr>
                </pic:pic>
              </a:graphicData>
            </a:graphic>
          </wp:inline>
        </w:drawing>
      </w:r>
    </w:p>
    <w:p w14:paraId="63DE62B2" w14:textId="77777777" w:rsidR="00094AB3" w:rsidRPr="007A6269" w:rsidRDefault="00094AB3" w:rsidP="00500253">
      <w:pPr>
        <w:jc w:val="both"/>
      </w:pPr>
    </w:p>
    <w:p w14:paraId="689A670A" w14:textId="531936C1" w:rsidR="00711B9C" w:rsidRDefault="00711B9C" w:rsidP="004D3BD2">
      <w:pPr>
        <w:pStyle w:val="Heading1"/>
        <w:numPr>
          <w:ilvl w:val="0"/>
          <w:numId w:val="34"/>
        </w:numPr>
        <w:ind w:left="284" w:hanging="284"/>
        <w:rPr>
          <w:rFonts w:cs="Arial"/>
        </w:rPr>
      </w:pPr>
      <w:bookmarkStart w:id="102" w:name="_Toc213161717"/>
      <w:bookmarkStart w:id="103" w:name="_Toc170611797"/>
      <w:bookmarkStart w:id="104" w:name="_Toc170612001"/>
      <w:bookmarkStart w:id="105" w:name="_Toc170612189"/>
      <w:bookmarkStart w:id="106" w:name="_Toc170717678"/>
      <w:bookmarkStart w:id="107" w:name="_Toc170719527"/>
      <w:bookmarkStart w:id="108" w:name="_Toc170899629"/>
      <w:bookmarkStart w:id="109" w:name="_Toc170899697"/>
      <w:bookmarkStart w:id="110" w:name="_Toc170926469"/>
      <w:bookmarkStart w:id="111" w:name="_Toc170927313"/>
      <w:bookmarkStart w:id="112" w:name="_Toc170927726"/>
      <w:bookmarkStart w:id="113" w:name="_Toc435608335"/>
      <w:bookmarkStart w:id="114" w:name="_Toc435610525"/>
      <w:bookmarkStart w:id="115" w:name="_Toc467503568"/>
      <w:r w:rsidRPr="004D3BD2">
        <w:t>Revisions</w:t>
      </w:r>
      <w:bookmarkEnd w:id="102"/>
    </w:p>
    <w:p w14:paraId="6461D860" w14:textId="3B804551" w:rsidR="004F4A6D" w:rsidRPr="003E7F03" w:rsidRDefault="004F4A6D" w:rsidP="006A73BE">
      <w:pPr>
        <w:pStyle w:val="BodyText"/>
        <w:ind w:left="0"/>
        <w:jc w:val="both"/>
        <w:rPr>
          <w:rFonts w:cs="Arial"/>
        </w:rPr>
      </w:pPr>
      <w:r w:rsidRPr="003E7F03">
        <w:rPr>
          <w:rFonts w:cs="Arial"/>
        </w:rPr>
        <w:t xml:space="preserve">The </w:t>
      </w:r>
      <w:r w:rsidR="004E694D" w:rsidRPr="004E694D">
        <w:rPr>
          <w:rFonts w:cs="Arial"/>
        </w:rPr>
        <w:t xml:space="preserve">Infrastructure and Technical Writing teams regularly examine, </w:t>
      </w:r>
      <w:r w:rsidR="00BA2272" w:rsidRPr="004E694D">
        <w:rPr>
          <w:rFonts w:cs="Arial"/>
        </w:rPr>
        <w:t>evaluate</w:t>
      </w:r>
      <w:r w:rsidR="004E694D" w:rsidRPr="004E694D">
        <w:rPr>
          <w:rFonts w:cs="Arial"/>
        </w:rPr>
        <w:t>, and amend this document as risks, systems, and business processes change.</w:t>
      </w:r>
    </w:p>
    <w:p w14:paraId="1647D254" w14:textId="09ED4128" w:rsidR="00711B9C" w:rsidRDefault="00711B9C" w:rsidP="004D3BD2">
      <w:pPr>
        <w:pStyle w:val="Heading1"/>
        <w:numPr>
          <w:ilvl w:val="0"/>
          <w:numId w:val="34"/>
        </w:numPr>
        <w:ind w:left="284" w:hanging="284"/>
        <w:rPr>
          <w:rFonts w:cs="Arial"/>
        </w:rPr>
      </w:pPr>
      <w:bookmarkStart w:id="116" w:name="_Toc213161718"/>
      <w:bookmarkEnd w:id="103"/>
      <w:bookmarkEnd w:id="104"/>
      <w:bookmarkEnd w:id="105"/>
      <w:bookmarkEnd w:id="106"/>
      <w:bookmarkEnd w:id="107"/>
      <w:bookmarkEnd w:id="108"/>
      <w:bookmarkEnd w:id="109"/>
      <w:bookmarkEnd w:id="110"/>
      <w:bookmarkEnd w:id="111"/>
      <w:bookmarkEnd w:id="112"/>
      <w:bookmarkEnd w:id="113"/>
      <w:bookmarkEnd w:id="114"/>
      <w:bookmarkEnd w:id="115"/>
      <w:r w:rsidRPr="004D3BD2">
        <w:t>Document</w:t>
      </w:r>
      <w:r>
        <w:rPr>
          <w:rFonts w:cs="Arial"/>
        </w:rPr>
        <w:t xml:space="preserve"> History</w:t>
      </w:r>
      <w:bookmarkEnd w:id="116"/>
    </w:p>
    <w:tbl>
      <w:tblPr>
        <w:tblpPr w:leftFromText="180" w:rightFromText="180" w:vertAnchor="text" w:horzAnchor="margin" w:tblpY="62"/>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167"/>
        <w:gridCol w:w="2931"/>
      </w:tblGrid>
      <w:tr w:rsidR="00C33588" w14:paraId="2989C9DA" w14:textId="77777777" w:rsidTr="005C532A">
        <w:trPr>
          <w:trHeight w:val="96"/>
        </w:trPr>
        <w:tc>
          <w:tcPr>
            <w:tcW w:w="2167" w:type="dxa"/>
            <w:shd w:val="clear" w:color="auto" w:fill="F2F2F2"/>
          </w:tcPr>
          <w:p w14:paraId="1435F21A" w14:textId="77777777" w:rsidR="00C33588" w:rsidRPr="00095DF0" w:rsidRDefault="00C33588" w:rsidP="00352794">
            <w:pPr>
              <w:rPr>
                <w:rFonts w:cs="Arial"/>
                <w:b/>
                <w:bCs/>
              </w:rPr>
            </w:pPr>
            <w:r w:rsidRPr="00095DF0">
              <w:rPr>
                <w:rFonts w:cs="Arial"/>
                <w:b/>
                <w:bCs/>
              </w:rPr>
              <w:t>Title</w:t>
            </w:r>
          </w:p>
        </w:tc>
        <w:tc>
          <w:tcPr>
            <w:tcW w:w="2931" w:type="dxa"/>
            <w:shd w:val="clear" w:color="auto" w:fill="FFFFFF" w:themeFill="background1"/>
          </w:tcPr>
          <w:p w14:paraId="74959533" w14:textId="59C8C8EB" w:rsidR="00C33588" w:rsidRPr="005F4F0E" w:rsidRDefault="005C532A" w:rsidP="00352794">
            <w:pPr>
              <w:rPr>
                <w:rFonts w:cs="Arial"/>
              </w:rPr>
            </w:pPr>
            <w:r>
              <w:rPr>
                <w:rFonts w:cs="Arial"/>
              </w:rPr>
              <w:t>Master Finance KB</w:t>
            </w:r>
          </w:p>
        </w:tc>
      </w:tr>
      <w:tr w:rsidR="00C33588" w14:paraId="176B3F30" w14:textId="77777777" w:rsidTr="005C532A">
        <w:trPr>
          <w:trHeight w:val="96"/>
        </w:trPr>
        <w:tc>
          <w:tcPr>
            <w:tcW w:w="2167" w:type="dxa"/>
            <w:shd w:val="clear" w:color="auto" w:fill="F2F2F2"/>
          </w:tcPr>
          <w:p w14:paraId="261181A5" w14:textId="77777777" w:rsidR="00C33588" w:rsidRPr="00095DF0" w:rsidRDefault="00C33588" w:rsidP="00352794">
            <w:pPr>
              <w:rPr>
                <w:rFonts w:cs="Arial"/>
                <w:b/>
                <w:bCs/>
              </w:rPr>
            </w:pPr>
            <w:r w:rsidRPr="00095DF0">
              <w:rPr>
                <w:rFonts w:cs="Arial"/>
                <w:b/>
                <w:bCs/>
              </w:rPr>
              <w:t>Version</w:t>
            </w:r>
          </w:p>
        </w:tc>
        <w:tc>
          <w:tcPr>
            <w:tcW w:w="2931" w:type="dxa"/>
            <w:shd w:val="clear" w:color="auto" w:fill="FFFFFF" w:themeFill="background1"/>
          </w:tcPr>
          <w:p w14:paraId="08A75B6E" w14:textId="64E0CF18" w:rsidR="00C33588" w:rsidRPr="005F4F0E" w:rsidRDefault="00760336" w:rsidP="00352794">
            <w:pPr>
              <w:rPr>
                <w:rFonts w:cs="Arial"/>
              </w:rPr>
            </w:pPr>
            <w:r>
              <w:rPr>
                <w:rFonts w:cs="Arial"/>
              </w:rPr>
              <w:t>0.</w:t>
            </w:r>
            <w:r w:rsidR="008E3099">
              <w:rPr>
                <w:rFonts w:cs="Arial"/>
              </w:rPr>
              <w:t>4</w:t>
            </w:r>
          </w:p>
        </w:tc>
      </w:tr>
      <w:tr w:rsidR="00C33588" w14:paraId="6B5815D0" w14:textId="77777777" w:rsidTr="005C532A">
        <w:trPr>
          <w:trHeight w:val="96"/>
        </w:trPr>
        <w:tc>
          <w:tcPr>
            <w:tcW w:w="2167" w:type="dxa"/>
            <w:shd w:val="clear" w:color="auto" w:fill="F2F2F2"/>
          </w:tcPr>
          <w:p w14:paraId="0863DF12" w14:textId="77777777" w:rsidR="00C33588" w:rsidRPr="00095DF0" w:rsidRDefault="00C33588" w:rsidP="00352794">
            <w:pPr>
              <w:rPr>
                <w:rFonts w:cs="Arial"/>
                <w:b/>
                <w:bCs/>
              </w:rPr>
            </w:pPr>
            <w:r w:rsidRPr="00095DF0">
              <w:rPr>
                <w:rFonts w:cs="Arial"/>
                <w:b/>
                <w:bCs/>
              </w:rPr>
              <w:t>Classification</w:t>
            </w:r>
          </w:p>
        </w:tc>
        <w:tc>
          <w:tcPr>
            <w:tcW w:w="2931" w:type="dxa"/>
            <w:shd w:val="clear" w:color="auto" w:fill="FFFFFF" w:themeFill="background1"/>
          </w:tcPr>
          <w:p w14:paraId="7A7165B7" w14:textId="23C8671C" w:rsidR="00C33588" w:rsidRPr="005F4F0E" w:rsidRDefault="00C33588" w:rsidP="00352794">
            <w:pPr>
              <w:rPr>
                <w:rFonts w:cs="Arial"/>
              </w:rPr>
            </w:pPr>
            <w:r w:rsidRPr="005F4F0E">
              <w:rPr>
                <w:rFonts w:cs="Arial"/>
              </w:rPr>
              <w:t>Internal</w:t>
            </w:r>
          </w:p>
        </w:tc>
      </w:tr>
      <w:tr w:rsidR="00453DE1" w14:paraId="73965660" w14:textId="77777777" w:rsidTr="005C532A">
        <w:trPr>
          <w:trHeight w:val="96"/>
        </w:trPr>
        <w:tc>
          <w:tcPr>
            <w:tcW w:w="2167" w:type="dxa"/>
            <w:shd w:val="clear" w:color="auto" w:fill="F2F2F2"/>
          </w:tcPr>
          <w:p w14:paraId="2D49C1FA" w14:textId="77777777" w:rsidR="00453DE1" w:rsidRPr="00095DF0" w:rsidRDefault="00453DE1" w:rsidP="00352794">
            <w:pPr>
              <w:rPr>
                <w:rFonts w:cs="Arial"/>
                <w:b/>
                <w:bCs/>
              </w:rPr>
            </w:pPr>
            <w:r w:rsidRPr="00095DF0">
              <w:rPr>
                <w:rFonts w:cs="Arial"/>
                <w:b/>
                <w:bCs/>
              </w:rPr>
              <w:t>Creation Date</w:t>
            </w:r>
          </w:p>
        </w:tc>
        <w:tc>
          <w:tcPr>
            <w:tcW w:w="2931" w:type="dxa"/>
            <w:shd w:val="clear" w:color="auto" w:fill="FFFFFF" w:themeFill="background1"/>
          </w:tcPr>
          <w:p w14:paraId="01A35F94" w14:textId="1915103B" w:rsidR="00453DE1" w:rsidRPr="005F4F0E" w:rsidRDefault="003A50F3" w:rsidP="00352794">
            <w:pPr>
              <w:rPr>
                <w:rFonts w:cs="Arial"/>
              </w:rPr>
            </w:pPr>
            <w:r>
              <w:rPr>
                <w:rFonts w:cs="Arial"/>
              </w:rPr>
              <w:t>November 25, 2020</w:t>
            </w:r>
          </w:p>
        </w:tc>
      </w:tr>
      <w:tr w:rsidR="00C33588" w14:paraId="3D1F3741" w14:textId="77777777" w:rsidTr="005C532A">
        <w:trPr>
          <w:trHeight w:val="96"/>
        </w:trPr>
        <w:tc>
          <w:tcPr>
            <w:tcW w:w="2167" w:type="dxa"/>
            <w:shd w:val="clear" w:color="auto" w:fill="F2F2F2"/>
          </w:tcPr>
          <w:p w14:paraId="697CA81F" w14:textId="77777777" w:rsidR="00C33588" w:rsidRPr="00095DF0" w:rsidRDefault="00C33588" w:rsidP="00352794">
            <w:pPr>
              <w:rPr>
                <w:rFonts w:cs="Arial"/>
                <w:b/>
                <w:bCs/>
              </w:rPr>
            </w:pPr>
            <w:r w:rsidRPr="00095DF0">
              <w:rPr>
                <w:rFonts w:cs="Arial"/>
                <w:b/>
                <w:bCs/>
              </w:rPr>
              <w:t>Last Review Date</w:t>
            </w:r>
          </w:p>
        </w:tc>
        <w:tc>
          <w:tcPr>
            <w:tcW w:w="2931" w:type="dxa"/>
            <w:shd w:val="clear" w:color="auto" w:fill="FFFFFF" w:themeFill="background1"/>
          </w:tcPr>
          <w:p w14:paraId="6E4A8D64" w14:textId="6BFDFD1C" w:rsidR="00C33588" w:rsidRPr="005F4F0E" w:rsidRDefault="008E3099" w:rsidP="00352794">
            <w:pPr>
              <w:rPr>
                <w:rFonts w:cs="Arial"/>
              </w:rPr>
            </w:pPr>
            <w:r>
              <w:rPr>
                <w:rFonts w:cs="Arial"/>
              </w:rPr>
              <w:t>November 04</w:t>
            </w:r>
            <w:r w:rsidR="003A50F3">
              <w:rPr>
                <w:rFonts w:cs="Arial"/>
              </w:rPr>
              <w:t>, 202</w:t>
            </w:r>
            <w:r w:rsidR="00995538">
              <w:rPr>
                <w:rFonts w:cs="Arial"/>
              </w:rPr>
              <w:t>5</w:t>
            </w:r>
          </w:p>
        </w:tc>
      </w:tr>
      <w:tr w:rsidR="00C33588" w14:paraId="111B8FDB" w14:textId="77777777" w:rsidTr="005C532A">
        <w:trPr>
          <w:trHeight w:val="96"/>
        </w:trPr>
        <w:tc>
          <w:tcPr>
            <w:tcW w:w="2167" w:type="dxa"/>
            <w:shd w:val="clear" w:color="auto" w:fill="F2F2F2"/>
          </w:tcPr>
          <w:p w14:paraId="71979140" w14:textId="77777777" w:rsidR="00C33588" w:rsidRPr="00095DF0" w:rsidRDefault="00C33588" w:rsidP="00352794">
            <w:pPr>
              <w:rPr>
                <w:rFonts w:cs="Arial"/>
                <w:b/>
                <w:bCs/>
              </w:rPr>
            </w:pPr>
            <w:r w:rsidRPr="00095DF0">
              <w:rPr>
                <w:rFonts w:cs="Arial"/>
                <w:b/>
                <w:bCs/>
              </w:rPr>
              <w:t>Author</w:t>
            </w:r>
          </w:p>
        </w:tc>
        <w:tc>
          <w:tcPr>
            <w:tcW w:w="2931" w:type="dxa"/>
            <w:shd w:val="clear" w:color="auto" w:fill="FFFFFF" w:themeFill="background1"/>
          </w:tcPr>
          <w:p w14:paraId="5EAC3FE1" w14:textId="78F7ECA6" w:rsidR="00C33588" w:rsidRPr="005F4F0E" w:rsidRDefault="001F757B" w:rsidP="00352794">
            <w:pPr>
              <w:rPr>
                <w:rFonts w:cs="Arial"/>
              </w:rPr>
            </w:pPr>
            <w:r>
              <w:rPr>
                <w:rFonts w:cs="Arial"/>
              </w:rPr>
              <w:t>Priya Bhatia</w:t>
            </w:r>
          </w:p>
        </w:tc>
      </w:tr>
      <w:tr w:rsidR="00C33588" w14:paraId="55482C4C" w14:textId="77777777" w:rsidTr="005C532A">
        <w:trPr>
          <w:trHeight w:val="96"/>
        </w:trPr>
        <w:tc>
          <w:tcPr>
            <w:tcW w:w="2167" w:type="dxa"/>
            <w:shd w:val="clear" w:color="auto" w:fill="F2F2F2"/>
          </w:tcPr>
          <w:p w14:paraId="696A745C" w14:textId="77777777" w:rsidR="00C33588" w:rsidRPr="00095DF0" w:rsidRDefault="00C33588" w:rsidP="00352794">
            <w:pPr>
              <w:rPr>
                <w:rFonts w:cs="Arial"/>
                <w:b/>
                <w:bCs/>
              </w:rPr>
            </w:pPr>
            <w:r w:rsidRPr="00095DF0">
              <w:rPr>
                <w:rFonts w:cs="Arial"/>
                <w:b/>
                <w:bCs/>
              </w:rPr>
              <w:t>Custodian</w:t>
            </w:r>
          </w:p>
        </w:tc>
        <w:tc>
          <w:tcPr>
            <w:tcW w:w="2931" w:type="dxa"/>
            <w:shd w:val="clear" w:color="auto" w:fill="FFFFFF" w:themeFill="background1"/>
          </w:tcPr>
          <w:p w14:paraId="33FEE948" w14:textId="18362585" w:rsidR="00C33588" w:rsidRPr="005F4F0E" w:rsidRDefault="00E96DB2" w:rsidP="00352794">
            <w:pPr>
              <w:rPr>
                <w:rFonts w:cs="Arial"/>
              </w:rPr>
            </w:pPr>
            <w:r>
              <w:rPr>
                <w:rFonts w:cs="Arial"/>
              </w:rPr>
              <w:t>Infra EUC, Service Desk</w:t>
            </w:r>
          </w:p>
        </w:tc>
      </w:tr>
      <w:tr w:rsidR="00C33588" w14:paraId="289EE2EC" w14:textId="77777777" w:rsidTr="005C532A">
        <w:trPr>
          <w:trHeight w:val="96"/>
        </w:trPr>
        <w:tc>
          <w:tcPr>
            <w:tcW w:w="2167" w:type="dxa"/>
            <w:shd w:val="clear" w:color="auto" w:fill="F2F2F2"/>
          </w:tcPr>
          <w:p w14:paraId="4CD841D7" w14:textId="77777777" w:rsidR="00C33588" w:rsidRPr="00095DF0" w:rsidRDefault="00C33588" w:rsidP="00352794">
            <w:pPr>
              <w:rPr>
                <w:rFonts w:cs="Arial"/>
                <w:b/>
                <w:bCs/>
              </w:rPr>
            </w:pPr>
            <w:r w:rsidRPr="00095DF0">
              <w:rPr>
                <w:rFonts w:cs="Arial"/>
                <w:b/>
                <w:bCs/>
              </w:rPr>
              <w:t>Document ID</w:t>
            </w:r>
          </w:p>
        </w:tc>
        <w:tc>
          <w:tcPr>
            <w:tcW w:w="2931" w:type="dxa"/>
            <w:shd w:val="clear" w:color="auto" w:fill="FFFFFF" w:themeFill="background1"/>
          </w:tcPr>
          <w:p w14:paraId="1F62B3F8" w14:textId="5F4A2F71" w:rsidR="00C33588" w:rsidRPr="00405017" w:rsidRDefault="00405017" w:rsidP="00405017">
            <w:pPr>
              <w:shd w:val="clear" w:color="auto" w:fill="FFFFFF"/>
              <w:spacing w:line="240" w:lineRule="auto"/>
              <w:rPr>
                <w:rFonts w:cs="Arial"/>
                <w:color w:val="000000"/>
                <w:lang w:eastAsia="en-AU"/>
              </w:rPr>
            </w:pPr>
            <w:r w:rsidRPr="00405017">
              <w:rPr>
                <w:rFonts w:cs="Arial"/>
                <w:color w:val="000000"/>
                <w:lang w:eastAsia="en-AU"/>
              </w:rPr>
              <w:t>3441-8413-7238</w:t>
            </w:r>
          </w:p>
        </w:tc>
      </w:tr>
    </w:tbl>
    <w:p w14:paraId="1795FBE9" w14:textId="0D1E1792" w:rsidR="002302AD" w:rsidRDefault="002302AD" w:rsidP="002302AD">
      <w:pPr>
        <w:jc w:val="both"/>
        <w:rPr>
          <w:rFonts w:cs="Arial"/>
        </w:rPr>
      </w:pPr>
    </w:p>
    <w:p w14:paraId="567AFE89" w14:textId="4783C2B2" w:rsidR="00095DF0" w:rsidRDefault="00095DF0" w:rsidP="002302AD">
      <w:pPr>
        <w:jc w:val="both"/>
        <w:rPr>
          <w:rFonts w:cs="Arial"/>
        </w:rPr>
      </w:pPr>
    </w:p>
    <w:p w14:paraId="24D0FEA2" w14:textId="00C549C6" w:rsidR="00095DF0" w:rsidRDefault="00095DF0" w:rsidP="002302AD">
      <w:pPr>
        <w:jc w:val="both"/>
        <w:rPr>
          <w:rFonts w:cs="Arial"/>
        </w:rPr>
      </w:pPr>
    </w:p>
    <w:p w14:paraId="1795FC02" w14:textId="37E2777F" w:rsidR="002302AD" w:rsidRDefault="002302AD" w:rsidP="002302AD">
      <w:pPr>
        <w:jc w:val="both"/>
        <w:rPr>
          <w:rFonts w:cs="Arial"/>
        </w:rPr>
      </w:pPr>
    </w:p>
    <w:p w14:paraId="060F1569" w14:textId="0BB5218F" w:rsidR="00AF2381" w:rsidRDefault="00AF2381" w:rsidP="002302AD">
      <w:pPr>
        <w:jc w:val="both"/>
        <w:rPr>
          <w:rFonts w:cs="Arial"/>
        </w:rPr>
      </w:pPr>
    </w:p>
    <w:p w14:paraId="3ED51835" w14:textId="2E34FAE7" w:rsidR="00AF2381" w:rsidRDefault="00AF2381" w:rsidP="002302AD">
      <w:pPr>
        <w:jc w:val="both"/>
        <w:rPr>
          <w:rFonts w:cs="Arial"/>
        </w:rPr>
      </w:pPr>
    </w:p>
    <w:p w14:paraId="418A2D0F" w14:textId="1B3A3EE2" w:rsidR="00AF2381" w:rsidRDefault="00AF2381" w:rsidP="002302AD">
      <w:pPr>
        <w:jc w:val="both"/>
        <w:rPr>
          <w:rFonts w:cs="Arial"/>
        </w:rPr>
      </w:pPr>
    </w:p>
    <w:p w14:paraId="248B1D80" w14:textId="1AD91183" w:rsidR="00AF2381" w:rsidRDefault="00AF2381" w:rsidP="002302AD">
      <w:pPr>
        <w:jc w:val="both"/>
        <w:rPr>
          <w:rFonts w:cs="Arial"/>
        </w:rPr>
      </w:pPr>
    </w:p>
    <w:p w14:paraId="148190AE" w14:textId="6D762578" w:rsidR="00AF2381" w:rsidRDefault="00AF2381" w:rsidP="002302AD">
      <w:pPr>
        <w:jc w:val="both"/>
        <w:rPr>
          <w:rFonts w:cs="Arial"/>
        </w:rPr>
      </w:pPr>
    </w:p>
    <w:p w14:paraId="6888629B" w14:textId="77777777" w:rsidR="00AF2381" w:rsidRPr="003261B0" w:rsidRDefault="00AF2381" w:rsidP="002302AD">
      <w:pPr>
        <w:jc w:val="both"/>
        <w:rPr>
          <w:rFonts w:cs="Arial"/>
        </w:rPr>
      </w:pPr>
    </w:p>
    <w:p w14:paraId="27545E4E" w14:textId="567FE119" w:rsidR="00216808" w:rsidRDefault="00216808" w:rsidP="004D3BD2">
      <w:pPr>
        <w:pStyle w:val="Heading1"/>
        <w:numPr>
          <w:ilvl w:val="0"/>
          <w:numId w:val="34"/>
        </w:numPr>
        <w:ind w:left="284" w:hanging="284"/>
        <w:rPr>
          <w:rFonts w:cs="Arial"/>
        </w:rPr>
      </w:pPr>
      <w:bookmarkStart w:id="117" w:name="_Toc213161719"/>
      <w:r w:rsidRPr="004D3BD2">
        <w:t>Document</w:t>
      </w:r>
      <w:r>
        <w:rPr>
          <w:rFonts w:cs="Arial"/>
        </w:rPr>
        <w:t xml:space="preserve"> Control Log</w:t>
      </w:r>
      <w:bookmarkEnd w:id="117"/>
    </w:p>
    <w:tbl>
      <w:tblPr>
        <w:tblpPr w:leftFromText="180" w:rightFromText="180" w:vertAnchor="text" w:horzAnchor="margin" w:tblpY="117"/>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
        <w:gridCol w:w="2340"/>
        <w:gridCol w:w="1509"/>
        <w:gridCol w:w="1378"/>
        <w:gridCol w:w="1554"/>
        <w:gridCol w:w="1903"/>
      </w:tblGrid>
      <w:tr w:rsidR="00935860" w14:paraId="1E1E4481" w14:textId="77777777" w:rsidTr="00B11768">
        <w:trPr>
          <w:trHeight w:val="392"/>
        </w:trPr>
        <w:tc>
          <w:tcPr>
            <w:tcW w:w="950" w:type="dxa"/>
            <w:vAlign w:val="center"/>
          </w:tcPr>
          <w:p w14:paraId="6CB5859F" w14:textId="77777777" w:rsidR="00563A5E" w:rsidRPr="00AD78A1" w:rsidRDefault="0096647E" w:rsidP="00352794">
            <w:pPr>
              <w:rPr>
                <w:rFonts w:cs="Arial"/>
                <w:b/>
                <w:bCs/>
              </w:rPr>
            </w:pPr>
            <w:bookmarkStart w:id="118" w:name="_Toc435608337"/>
            <w:r w:rsidRPr="00AD78A1">
              <w:rPr>
                <w:rFonts w:cs="Arial"/>
                <w:b/>
                <w:bCs/>
              </w:rPr>
              <w:t>Version</w:t>
            </w:r>
            <w:bookmarkEnd w:id="118"/>
          </w:p>
        </w:tc>
        <w:tc>
          <w:tcPr>
            <w:tcW w:w="2340" w:type="dxa"/>
            <w:vAlign w:val="center"/>
          </w:tcPr>
          <w:p w14:paraId="0AD4098B" w14:textId="16BE6D44" w:rsidR="00563A5E" w:rsidRPr="00AD78A1" w:rsidRDefault="0096647E" w:rsidP="00352794">
            <w:pPr>
              <w:rPr>
                <w:rFonts w:cs="Arial"/>
                <w:b/>
                <w:bCs/>
              </w:rPr>
            </w:pPr>
            <w:bookmarkStart w:id="119" w:name="_Toc170611813"/>
            <w:bookmarkStart w:id="120" w:name="_Toc170611909"/>
            <w:bookmarkStart w:id="121" w:name="_Toc170612017"/>
            <w:bookmarkStart w:id="122" w:name="_Toc170612205"/>
            <w:bookmarkStart w:id="123" w:name="_Toc170717694"/>
            <w:bookmarkStart w:id="124" w:name="_Toc170719543"/>
            <w:bookmarkStart w:id="125" w:name="_Toc170899646"/>
            <w:bookmarkStart w:id="126" w:name="_Toc170899714"/>
            <w:bookmarkStart w:id="127" w:name="_Toc170926486"/>
            <w:bookmarkStart w:id="128" w:name="_Toc170927330"/>
            <w:bookmarkStart w:id="129" w:name="_Toc170927743"/>
            <w:bookmarkStart w:id="130" w:name="_Toc435608338"/>
            <w:r w:rsidRPr="00AD78A1">
              <w:rPr>
                <w:rFonts w:cs="Arial"/>
                <w:b/>
                <w:bCs/>
              </w:rPr>
              <w:t xml:space="preserve">Change </w:t>
            </w:r>
            <w:r w:rsidR="00B12ABD">
              <w:rPr>
                <w:rFonts w:cs="Arial"/>
                <w:b/>
                <w:bCs/>
              </w:rPr>
              <w:t>d</w:t>
            </w:r>
            <w:r w:rsidRPr="00AD78A1">
              <w:rPr>
                <w:rFonts w:cs="Arial"/>
                <w:b/>
                <w:bCs/>
              </w:rPr>
              <w:t>escription</w:t>
            </w:r>
            <w:bookmarkEnd w:id="119"/>
            <w:bookmarkEnd w:id="120"/>
            <w:bookmarkEnd w:id="121"/>
            <w:bookmarkEnd w:id="122"/>
            <w:bookmarkEnd w:id="123"/>
            <w:bookmarkEnd w:id="124"/>
            <w:bookmarkEnd w:id="125"/>
            <w:bookmarkEnd w:id="126"/>
            <w:bookmarkEnd w:id="127"/>
            <w:bookmarkEnd w:id="128"/>
            <w:bookmarkEnd w:id="129"/>
            <w:bookmarkEnd w:id="130"/>
          </w:p>
        </w:tc>
        <w:tc>
          <w:tcPr>
            <w:tcW w:w="1509" w:type="dxa"/>
            <w:vAlign w:val="center"/>
          </w:tcPr>
          <w:p w14:paraId="4CD9FCA3" w14:textId="3AA43CA6" w:rsidR="00563A5E" w:rsidRDefault="0096647E" w:rsidP="00352794">
            <w:pPr>
              <w:rPr>
                <w:rFonts w:cs="Arial"/>
                <w:b/>
                <w:bCs/>
              </w:rPr>
            </w:pPr>
            <w:r>
              <w:rPr>
                <w:rFonts w:cs="Arial"/>
                <w:b/>
                <w:bCs/>
              </w:rPr>
              <w:t>Authored</w:t>
            </w:r>
            <w:r w:rsidRPr="00AD78A1">
              <w:rPr>
                <w:rFonts w:cs="Arial"/>
                <w:b/>
                <w:bCs/>
              </w:rPr>
              <w:t xml:space="preserve"> by</w:t>
            </w:r>
          </w:p>
        </w:tc>
        <w:tc>
          <w:tcPr>
            <w:tcW w:w="1378" w:type="dxa"/>
            <w:vAlign w:val="center"/>
          </w:tcPr>
          <w:p w14:paraId="037ED8D1" w14:textId="2B2FFD31" w:rsidR="00563A5E" w:rsidRPr="00AD78A1" w:rsidRDefault="0096647E" w:rsidP="00352794">
            <w:pPr>
              <w:rPr>
                <w:rFonts w:cs="Arial"/>
                <w:b/>
                <w:bCs/>
              </w:rPr>
            </w:pPr>
            <w:bookmarkStart w:id="131" w:name="_Toc435608339"/>
            <w:r w:rsidRPr="00AD78A1">
              <w:rPr>
                <w:rFonts w:cs="Arial"/>
                <w:b/>
                <w:bCs/>
              </w:rPr>
              <w:t>Reviewed by</w:t>
            </w:r>
            <w:bookmarkEnd w:id="131"/>
          </w:p>
        </w:tc>
        <w:tc>
          <w:tcPr>
            <w:tcW w:w="1554" w:type="dxa"/>
            <w:vAlign w:val="center"/>
          </w:tcPr>
          <w:p w14:paraId="345069B2" w14:textId="77777777" w:rsidR="00563A5E" w:rsidRPr="00AD78A1" w:rsidRDefault="0096647E" w:rsidP="00352794">
            <w:pPr>
              <w:rPr>
                <w:rFonts w:cs="Arial"/>
                <w:b/>
                <w:bCs/>
              </w:rPr>
            </w:pPr>
            <w:bookmarkStart w:id="132" w:name="_Toc435608340"/>
            <w:r w:rsidRPr="00AD78A1">
              <w:rPr>
                <w:rFonts w:cs="Arial"/>
                <w:b/>
                <w:bCs/>
              </w:rPr>
              <w:t>Approved by</w:t>
            </w:r>
            <w:bookmarkEnd w:id="132"/>
          </w:p>
        </w:tc>
        <w:tc>
          <w:tcPr>
            <w:tcW w:w="1903" w:type="dxa"/>
            <w:vAlign w:val="center"/>
          </w:tcPr>
          <w:p w14:paraId="0BF3AC1B" w14:textId="1DE8777F" w:rsidR="00563A5E" w:rsidRPr="00AD78A1" w:rsidRDefault="0096647E" w:rsidP="00352794">
            <w:pPr>
              <w:rPr>
                <w:rFonts w:cs="Arial"/>
                <w:b/>
                <w:bCs/>
              </w:rPr>
            </w:pPr>
            <w:bookmarkStart w:id="133" w:name="_Toc435608341"/>
            <w:r w:rsidRPr="00AD78A1">
              <w:rPr>
                <w:rFonts w:cs="Arial"/>
                <w:b/>
                <w:bCs/>
              </w:rPr>
              <w:t>Date</w:t>
            </w:r>
            <w:bookmarkEnd w:id="133"/>
            <w:r w:rsidR="00624A98">
              <w:rPr>
                <w:rFonts w:cs="Arial"/>
                <w:b/>
                <w:bCs/>
              </w:rPr>
              <w:t xml:space="preserve"> of </w:t>
            </w:r>
            <w:r w:rsidR="00B12ABD">
              <w:rPr>
                <w:rFonts w:cs="Arial"/>
                <w:b/>
                <w:bCs/>
              </w:rPr>
              <w:t>c</w:t>
            </w:r>
            <w:r w:rsidR="001E71BE">
              <w:rPr>
                <w:rFonts w:cs="Arial"/>
                <w:b/>
                <w:bCs/>
              </w:rPr>
              <w:t>reation</w:t>
            </w:r>
          </w:p>
        </w:tc>
      </w:tr>
      <w:tr w:rsidR="00935860" w14:paraId="3A42CA7B" w14:textId="77777777" w:rsidTr="00B11768">
        <w:trPr>
          <w:trHeight w:val="392"/>
        </w:trPr>
        <w:tc>
          <w:tcPr>
            <w:tcW w:w="950" w:type="dxa"/>
            <w:vAlign w:val="center"/>
          </w:tcPr>
          <w:p w14:paraId="75B59D7C" w14:textId="3E317096" w:rsidR="00563A5E" w:rsidRPr="00995538" w:rsidRDefault="00760336" w:rsidP="00352794">
            <w:pPr>
              <w:rPr>
                <w:rFonts w:cs="Arial"/>
              </w:rPr>
            </w:pPr>
            <w:r w:rsidRPr="00995538">
              <w:rPr>
                <w:rFonts w:cs="Arial"/>
              </w:rPr>
              <w:t>0.1</w:t>
            </w:r>
          </w:p>
        </w:tc>
        <w:tc>
          <w:tcPr>
            <w:tcW w:w="2340" w:type="dxa"/>
            <w:vAlign w:val="center"/>
          </w:tcPr>
          <w:p w14:paraId="5367A6A4" w14:textId="0F293BB9" w:rsidR="00563A5E" w:rsidRPr="00995538" w:rsidRDefault="00935860" w:rsidP="00352794">
            <w:pPr>
              <w:rPr>
                <w:rFonts w:cs="Arial"/>
              </w:rPr>
            </w:pPr>
            <w:r w:rsidRPr="00995538">
              <w:rPr>
                <w:rFonts w:cs="Arial"/>
              </w:rPr>
              <w:t>Recreated/Restructured the entire documentation</w:t>
            </w:r>
          </w:p>
        </w:tc>
        <w:tc>
          <w:tcPr>
            <w:tcW w:w="1509" w:type="dxa"/>
            <w:vAlign w:val="center"/>
          </w:tcPr>
          <w:p w14:paraId="57BC1D87" w14:textId="41000957" w:rsidR="00563A5E" w:rsidRPr="00995538" w:rsidRDefault="00935860" w:rsidP="00352794">
            <w:pPr>
              <w:rPr>
                <w:rFonts w:cs="Arial"/>
              </w:rPr>
            </w:pPr>
            <w:r w:rsidRPr="00995538">
              <w:rPr>
                <w:rFonts w:cs="Arial"/>
              </w:rPr>
              <w:t>Priya Bhatia</w:t>
            </w:r>
          </w:p>
        </w:tc>
        <w:tc>
          <w:tcPr>
            <w:tcW w:w="1378" w:type="dxa"/>
            <w:vAlign w:val="center"/>
          </w:tcPr>
          <w:p w14:paraId="4A70C083" w14:textId="36A08D4D" w:rsidR="00563A5E" w:rsidRPr="00995538" w:rsidRDefault="00935860" w:rsidP="00352794">
            <w:pPr>
              <w:rPr>
                <w:rFonts w:cs="Arial"/>
              </w:rPr>
            </w:pPr>
            <w:r w:rsidRPr="00995538">
              <w:rPr>
                <w:rFonts w:cs="Arial"/>
              </w:rPr>
              <w:t>Richard Cheng</w:t>
            </w:r>
          </w:p>
        </w:tc>
        <w:tc>
          <w:tcPr>
            <w:tcW w:w="1554" w:type="dxa"/>
            <w:vAlign w:val="center"/>
          </w:tcPr>
          <w:p w14:paraId="629640BF" w14:textId="37944C9D" w:rsidR="00563A5E" w:rsidRPr="00995538" w:rsidRDefault="003D4E6D" w:rsidP="00352794">
            <w:pPr>
              <w:rPr>
                <w:rFonts w:cs="Arial"/>
              </w:rPr>
            </w:pPr>
            <w:r w:rsidRPr="00995538">
              <w:rPr>
                <w:rFonts w:cs="Arial"/>
              </w:rPr>
              <w:t xml:space="preserve"> </w:t>
            </w:r>
            <w:r w:rsidR="00935860" w:rsidRPr="00995538">
              <w:rPr>
                <w:rFonts w:cs="Arial"/>
              </w:rPr>
              <w:t>Richard Cheng</w:t>
            </w:r>
          </w:p>
        </w:tc>
        <w:tc>
          <w:tcPr>
            <w:tcW w:w="1903" w:type="dxa"/>
            <w:vAlign w:val="center"/>
          </w:tcPr>
          <w:p w14:paraId="393ED374" w14:textId="24BB1A6F" w:rsidR="00563A5E" w:rsidRPr="00995538" w:rsidRDefault="00935860" w:rsidP="00352794">
            <w:pPr>
              <w:rPr>
                <w:rFonts w:cs="Arial"/>
              </w:rPr>
            </w:pPr>
            <w:r w:rsidRPr="00995538">
              <w:rPr>
                <w:rFonts w:cs="Arial"/>
              </w:rPr>
              <w:t>November 2</w:t>
            </w:r>
            <w:r w:rsidR="00700DC6" w:rsidRPr="00995538">
              <w:rPr>
                <w:rFonts w:cs="Arial"/>
              </w:rPr>
              <w:t>5</w:t>
            </w:r>
            <w:r w:rsidRPr="00995538">
              <w:rPr>
                <w:rFonts w:cs="Arial"/>
              </w:rPr>
              <w:t>, 2020</w:t>
            </w:r>
          </w:p>
        </w:tc>
      </w:tr>
      <w:tr w:rsidR="00935860" w14:paraId="11A42888" w14:textId="77777777" w:rsidTr="00B11768">
        <w:trPr>
          <w:trHeight w:val="392"/>
        </w:trPr>
        <w:tc>
          <w:tcPr>
            <w:tcW w:w="950" w:type="dxa"/>
            <w:vAlign w:val="center"/>
          </w:tcPr>
          <w:p w14:paraId="5D374DA6" w14:textId="1F2DF3CD" w:rsidR="009160D7" w:rsidRPr="00995538" w:rsidRDefault="009160D7" w:rsidP="00352794">
            <w:pPr>
              <w:rPr>
                <w:rFonts w:cs="Arial"/>
              </w:rPr>
            </w:pPr>
            <w:r w:rsidRPr="00995538">
              <w:rPr>
                <w:rFonts w:cs="Arial"/>
              </w:rPr>
              <w:t>0.2</w:t>
            </w:r>
          </w:p>
        </w:tc>
        <w:tc>
          <w:tcPr>
            <w:tcW w:w="2340" w:type="dxa"/>
            <w:vAlign w:val="center"/>
          </w:tcPr>
          <w:p w14:paraId="2DAABAF0" w14:textId="4B814D31" w:rsidR="009160D7" w:rsidRPr="00995538" w:rsidRDefault="009160D7" w:rsidP="00352794">
            <w:pPr>
              <w:rPr>
                <w:rFonts w:cs="Arial"/>
              </w:rPr>
            </w:pPr>
            <w:r w:rsidRPr="00995538">
              <w:rPr>
                <w:rFonts w:cs="Arial"/>
              </w:rPr>
              <w:t>Reformatted the Document as per current template</w:t>
            </w:r>
            <w:r w:rsidR="00EA70D2" w:rsidRPr="00995538">
              <w:rPr>
                <w:rFonts w:cs="Arial"/>
              </w:rPr>
              <w:t xml:space="preserve"> and removed Chris 21 Subsections and </w:t>
            </w:r>
            <w:r w:rsidR="001F61F7" w:rsidRPr="00995538">
              <w:rPr>
                <w:rFonts w:cs="Arial"/>
              </w:rPr>
              <w:t>updated</w:t>
            </w:r>
            <w:r w:rsidR="00EA70D2" w:rsidRPr="00995538">
              <w:rPr>
                <w:rFonts w:cs="Arial"/>
              </w:rPr>
              <w:t xml:space="preserve"> path in 4.1 and 4.2.1. </w:t>
            </w:r>
          </w:p>
        </w:tc>
        <w:tc>
          <w:tcPr>
            <w:tcW w:w="1509" w:type="dxa"/>
            <w:vAlign w:val="center"/>
          </w:tcPr>
          <w:p w14:paraId="09D256AB" w14:textId="37242CB4" w:rsidR="009160D7" w:rsidRPr="00995538" w:rsidRDefault="009160D7" w:rsidP="00352794">
            <w:pPr>
              <w:rPr>
                <w:rFonts w:cs="Arial"/>
              </w:rPr>
            </w:pPr>
            <w:r w:rsidRPr="00995538">
              <w:rPr>
                <w:rFonts w:cs="Arial"/>
              </w:rPr>
              <w:t>Sharmila Grace</w:t>
            </w:r>
          </w:p>
        </w:tc>
        <w:tc>
          <w:tcPr>
            <w:tcW w:w="1378" w:type="dxa"/>
            <w:vAlign w:val="center"/>
          </w:tcPr>
          <w:p w14:paraId="65538A8D" w14:textId="1151E4F9" w:rsidR="009160D7" w:rsidRPr="00995538" w:rsidRDefault="004F71A5" w:rsidP="00352794">
            <w:pPr>
              <w:rPr>
                <w:rFonts w:cs="Arial"/>
              </w:rPr>
            </w:pPr>
            <w:r w:rsidRPr="00995538">
              <w:rPr>
                <w:rFonts w:cs="Arial"/>
              </w:rPr>
              <w:t xml:space="preserve">Priya Bhatia, </w:t>
            </w:r>
            <w:r w:rsidR="001D3A21" w:rsidRPr="00995538">
              <w:rPr>
                <w:rFonts w:cs="Arial"/>
              </w:rPr>
              <w:t>Vikram Yadav</w:t>
            </w:r>
          </w:p>
        </w:tc>
        <w:tc>
          <w:tcPr>
            <w:tcW w:w="1554" w:type="dxa"/>
            <w:vAlign w:val="center"/>
          </w:tcPr>
          <w:p w14:paraId="50F73869" w14:textId="180458D3" w:rsidR="009160D7" w:rsidRPr="00995538" w:rsidRDefault="00445DEE" w:rsidP="00352794">
            <w:pPr>
              <w:rPr>
                <w:rFonts w:cs="Arial"/>
              </w:rPr>
            </w:pPr>
            <w:r w:rsidRPr="00995538">
              <w:rPr>
                <w:rFonts w:cs="Arial"/>
              </w:rPr>
              <w:t>Vikram Yadav</w:t>
            </w:r>
          </w:p>
        </w:tc>
        <w:tc>
          <w:tcPr>
            <w:tcW w:w="1903" w:type="dxa"/>
            <w:vAlign w:val="center"/>
          </w:tcPr>
          <w:p w14:paraId="373BF148" w14:textId="4FF46911" w:rsidR="009160D7" w:rsidRPr="00995538" w:rsidRDefault="009160D7" w:rsidP="00352794">
            <w:pPr>
              <w:rPr>
                <w:rFonts w:cs="Arial"/>
              </w:rPr>
            </w:pPr>
            <w:r w:rsidRPr="00995538">
              <w:rPr>
                <w:rFonts w:cs="Arial"/>
              </w:rPr>
              <w:t>June 05, 2023</w:t>
            </w:r>
          </w:p>
        </w:tc>
      </w:tr>
      <w:tr w:rsidR="00995538" w14:paraId="4BF23C4F" w14:textId="77777777" w:rsidTr="00B11768">
        <w:trPr>
          <w:trHeight w:val="392"/>
        </w:trPr>
        <w:tc>
          <w:tcPr>
            <w:tcW w:w="950" w:type="dxa"/>
            <w:vAlign w:val="center"/>
          </w:tcPr>
          <w:p w14:paraId="142DAC62" w14:textId="5284D57A" w:rsidR="00995538" w:rsidRPr="00995538" w:rsidRDefault="00995538" w:rsidP="00352794">
            <w:pPr>
              <w:rPr>
                <w:rFonts w:cs="Arial"/>
              </w:rPr>
            </w:pPr>
            <w:r>
              <w:rPr>
                <w:rFonts w:cs="Arial"/>
              </w:rPr>
              <w:t>0.3</w:t>
            </w:r>
          </w:p>
        </w:tc>
        <w:tc>
          <w:tcPr>
            <w:tcW w:w="2340" w:type="dxa"/>
            <w:vAlign w:val="center"/>
          </w:tcPr>
          <w:p w14:paraId="373AD5A3" w14:textId="7B9842C2" w:rsidR="00995538" w:rsidRPr="00995538" w:rsidRDefault="00995538" w:rsidP="00352794">
            <w:pPr>
              <w:rPr>
                <w:rFonts w:cs="Arial"/>
              </w:rPr>
            </w:pPr>
            <w:r>
              <w:rPr>
                <w:rFonts w:cs="Arial"/>
              </w:rPr>
              <w:t xml:space="preserve">Addes section 4.5.1 </w:t>
            </w:r>
            <w:r w:rsidR="00B07D97">
              <w:rPr>
                <w:rFonts w:cs="Arial"/>
              </w:rPr>
              <w:t xml:space="preserve">chris21 </w:t>
            </w:r>
            <w:r w:rsidR="00B07D97" w:rsidRPr="00B07D97">
              <w:t>System Unavailability: Troubleshooting</w:t>
            </w:r>
            <w:r w:rsidR="00B07D97">
              <w:t xml:space="preserve"> </w:t>
            </w:r>
            <w:r w:rsidR="00F57F08">
              <w:t>and reformatted the document as per standard templates</w:t>
            </w:r>
          </w:p>
        </w:tc>
        <w:tc>
          <w:tcPr>
            <w:tcW w:w="1509" w:type="dxa"/>
            <w:vAlign w:val="center"/>
          </w:tcPr>
          <w:p w14:paraId="6722A43B" w14:textId="063BBE29" w:rsidR="00995538" w:rsidRPr="00995538" w:rsidRDefault="00B07D97" w:rsidP="00352794">
            <w:pPr>
              <w:rPr>
                <w:rFonts w:cs="Arial"/>
              </w:rPr>
            </w:pPr>
            <w:r>
              <w:rPr>
                <w:rFonts w:cs="Arial"/>
              </w:rPr>
              <w:t>Suresh Narasimhan</w:t>
            </w:r>
          </w:p>
        </w:tc>
        <w:tc>
          <w:tcPr>
            <w:tcW w:w="1378" w:type="dxa"/>
            <w:vAlign w:val="center"/>
          </w:tcPr>
          <w:p w14:paraId="3703595B" w14:textId="7D803D3B" w:rsidR="00995538" w:rsidRPr="00995538" w:rsidRDefault="00B07D97" w:rsidP="00352794">
            <w:pPr>
              <w:rPr>
                <w:rFonts w:cs="Arial"/>
              </w:rPr>
            </w:pPr>
            <w:r>
              <w:rPr>
                <w:rFonts w:cs="Arial"/>
              </w:rPr>
              <w:t>Priya Bhatia</w:t>
            </w:r>
          </w:p>
        </w:tc>
        <w:tc>
          <w:tcPr>
            <w:tcW w:w="1554" w:type="dxa"/>
            <w:vAlign w:val="center"/>
          </w:tcPr>
          <w:p w14:paraId="1687BD72" w14:textId="0A54FBD9" w:rsidR="00995538" w:rsidRPr="00995538" w:rsidRDefault="00B07D97" w:rsidP="00352794">
            <w:pPr>
              <w:rPr>
                <w:rFonts w:cs="Arial"/>
              </w:rPr>
            </w:pPr>
            <w:r>
              <w:rPr>
                <w:rFonts w:cs="Arial"/>
              </w:rPr>
              <w:t>Priya Bhatia</w:t>
            </w:r>
          </w:p>
        </w:tc>
        <w:tc>
          <w:tcPr>
            <w:tcW w:w="1903" w:type="dxa"/>
            <w:vAlign w:val="center"/>
          </w:tcPr>
          <w:p w14:paraId="707B7988" w14:textId="318A5D13" w:rsidR="00995538" w:rsidRPr="00995538" w:rsidRDefault="00B07D97" w:rsidP="00352794">
            <w:pPr>
              <w:rPr>
                <w:rFonts w:cs="Arial"/>
              </w:rPr>
            </w:pPr>
            <w:r>
              <w:rPr>
                <w:rFonts w:cs="Arial"/>
              </w:rPr>
              <w:t xml:space="preserve">June </w:t>
            </w:r>
            <w:r w:rsidR="000F22F4">
              <w:rPr>
                <w:rFonts w:cs="Arial"/>
              </w:rPr>
              <w:t>0</w:t>
            </w:r>
            <w:r>
              <w:rPr>
                <w:rFonts w:cs="Arial"/>
              </w:rPr>
              <w:t>5, 2025</w:t>
            </w:r>
          </w:p>
        </w:tc>
      </w:tr>
      <w:tr w:rsidR="000F22F4" w14:paraId="51333BD6" w14:textId="77777777" w:rsidTr="00B11768">
        <w:trPr>
          <w:trHeight w:val="392"/>
        </w:trPr>
        <w:tc>
          <w:tcPr>
            <w:tcW w:w="950" w:type="dxa"/>
            <w:vAlign w:val="center"/>
          </w:tcPr>
          <w:p w14:paraId="31C6E4BE" w14:textId="4FD5E43E" w:rsidR="000F22F4" w:rsidRDefault="000F22F4" w:rsidP="00352794">
            <w:pPr>
              <w:rPr>
                <w:rFonts w:cs="Arial"/>
              </w:rPr>
            </w:pPr>
            <w:r>
              <w:rPr>
                <w:rFonts w:cs="Arial"/>
              </w:rPr>
              <w:t>0.3</w:t>
            </w:r>
          </w:p>
        </w:tc>
        <w:tc>
          <w:tcPr>
            <w:tcW w:w="2340" w:type="dxa"/>
            <w:vAlign w:val="center"/>
          </w:tcPr>
          <w:p w14:paraId="36422045" w14:textId="57453F0E" w:rsidR="000F22F4" w:rsidRDefault="000F22F4" w:rsidP="00352794">
            <w:pPr>
              <w:rPr>
                <w:rFonts w:cs="Arial"/>
              </w:rPr>
            </w:pPr>
            <w:r>
              <w:rPr>
                <w:rFonts w:cs="Arial"/>
              </w:rPr>
              <w:t>Reviewed section 4.5.1 and implemented adjustments where necessary</w:t>
            </w:r>
          </w:p>
        </w:tc>
        <w:tc>
          <w:tcPr>
            <w:tcW w:w="1509" w:type="dxa"/>
            <w:vAlign w:val="center"/>
          </w:tcPr>
          <w:p w14:paraId="21DCC957" w14:textId="38993BC5" w:rsidR="000F22F4" w:rsidRDefault="000F22F4" w:rsidP="00352794">
            <w:pPr>
              <w:rPr>
                <w:rFonts w:cs="Arial"/>
              </w:rPr>
            </w:pPr>
            <w:r>
              <w:rPr>
                <w:rFonts w:cs="Arial"/>
              </w:rPr>
              <w:t>Priya Bhatia</w:t>
            </w:r>
          </w:p>
        </w:tc>
        <w:tc>
          <w:tcPr>
            <w:tcW w:w="1378" w:type="dxa"/>
            <w:vAlign w:val="center"/>
          </w:tcPr>
          <w:p w14:paraId="2E24D304" w14:textId="167AF9A2" w:rsidR="000F22F4" w:rsidRDefault="000F22F4" w:rsidP="00352794">
            <w:pPr>
              <w:rPr>
                <w:rFonts w:cs="Arial"/>
              </w:rPr>
            </w:pPr>
            <w:r>
              <w:rPr>
                <w:rFonts w:cs="Arial"/>
              </w:rPr>
              <w:t>Sergio Pasapera</w:t>
            </w:r>
          </w:p>
        </w:tc>
        <w:tc>
          <w:tcPr>
            <w:tcW w:w="1554" w:type="dxa"/>
            <w:vAlign w:val="center"/>
          </w:tcPr>
          <w:p w14:paraId="55C01412" w14:textId="080EDFFA" w:rsidR="000F22F4" w:rsidRDefault="000F22F4" w:rsidP="00352794">
            <w:pPr>
              <w:rPr>
                <w:rFonts w:cs="Arial"/>
              </w:rPr>
            </w:pPr>
            <w:r>
              <w:rPr>
                <w:rFonts w:cs="Arial"/>
              </w:rPr>
              <w:t>Sergio Pasapera</w:t>
            </w:r>
          </w:p>
        </w:tc>
        <w:tc>
          <w:tcPr>
            <w:tcW w:w="1903" w:type="dxa"/>
            <w:vAlign w:val="center"/>
          </w:tcPr>
          <w:p w14:paraId="44CEEBA7" w14:textId="26F76501" w:rsidR="000F22F4" w:rsidRDefault="000F22F4" w:rsidP="00352794">
            <w:pPr>
              <w:rPr>
                <w:rFonts w:cs="Arial"/>
              </w:rPr>
            </w:pPr>
            <w:r>
              <w:rPr>
                <w:rFonts w:cs="Arial"/>
              </w:rPr>
              <w:t>June 05, 2025</w:t>
            </w:r>
          </w:p>
        </w:tc>
      </w:tr>
      <w:tr w:rsidR="000E700E" w14:paraId="24050B09" w14:textId="77777777" w:rsidTr="00B11768">
        <w:trPr>
          <w:trHeight w:val="392"/>
        </w:trPr>
        <w:tc>
          <w:tcPr>
            <w:tcW w:w="950" w:type="dxa"/>
            <w:vAlign w:val="center"/>
          </w:tcPr>
          <w:p w14:paraId="66D95331" w14:textId="7F315DD1" w:rsidR="000E700E" w:rsidRDefault="000E700E" w:rsidP="00352794">
            <w:pPr>
              <w:rPr>
                <w:rFonts w:cs="Arial"/>
              </w:rPr>
            </w:pPr>
            <w:r>
              <w:rPr>
                <w:rFonts w:cs="Arial"/>
              </w:rPr>
              <w:t>0.4</w:t>
            </w:r>
          </w:p>
        </w:tc>
        <w:tc>
          <w:tcPr>
            <w:tcW w:w="2340" w:type="dxa"/>
            <w:vAlign w:val="center"/>
          </w:tcPr>
          <w:p w14:paraId="3A5976E9" w14:textId="53EDAD96" w:rsidR="000E700E" w:rsidRDefault="000E700E" w:rsidP="00352794">
            <w:pPr>
              <w:rPr>
                <w:rFonts w:cs="Arial"/>
              </w:rPr>
            </w:pPr>
            <w:r>
              <w:rPr>
                <w:rFonts w:cs="Arial"/>
              </w:rPr>
              <w:t xml:space="preserve">Added section </w:t>
            </w:r>
            <w:r w:rsidRPr="008E3099">
              <w:rPr>
                <w:rFonts w:cs="Arial"/>
                <w:b/>
                <w:bCs/>
              </w:rPr>
              <w:t>4.</w:t>
            </w:r>
            <w:r w:rsidR="008E3099" w:rsidRPr="008E3099">
              <w:rPr>
                <w:rFonts w:cs="Arial"/>
                <w:b/>
                <w:bCs/>
              </w:rPr>
              <w:t xml:space="preserve">6.1 </w:t>
            </w:r>
            <w:r w:rsidR="008E3099" w:rsidRPr="008E3099">
              <w:rPr>
                <w:b/>
                <w:bCs/>
                <w:u w:val="single"/>
              </w:rPr>
              <w:t xml:space="preserve"> </w:t>
            </w:r>
            <w:r w:rsidR="008E3099" w:rsidRPr="008E3099">
              <w:rPr>
                <w:b/>
                <w:bCs/>
              </w:rPr>
              <w:t>Creating a User Account in Chris21</w:t>
            </w:r>
          </w:p>
        </w:tc>
        <w:tc>
          <w:tcPr>
            <w:tcW w:w="1509" w:type="dxa"/>
            <w:vAlign w:val="center"/>
          </w:tcPr>
          <w:p w14:paraId="1533A901" w14:textId="73DC3A05" w:rsidR="000E700E" w:rsidRDefault="008E3099" w:rsidP="00352794">
            <w:pPr>
              <w:rPr>
                <w:rFonts w:cs="Arial"/>
              </w:rPr>
            </w:pPr>
            <w:r>
              <w:rPr>
                <w:rFonts w:cs="Arial"/>
              </w:rPr>
              <w:t>Suresh Narasimhan</w:t>
            </w:r>
          </w:p>
        </w:tc>
        <w:tc>
          <w:tcPr>
            <w:tcW w:w="1378" w:type="dxa"/>
            <w:vAlign w:val="center"/>
          </w:tcPr>
          <w:p w14:paraId="79E75577" w14:textId="098C5AD1" w:rsidR="000E700E" w:rsidRDefault="008E3099" w:rsidP="00352794">
            <w:pPr>
              <w:rPr>
                <w:rFonts w:cs="Arial"/>
              </w:rPr>
            </w:pPr>
            <w:r>
              <w:rPr>
                <w:rFonts w:cs="Arial"/>
              </w:rPr>
              <w:t>Priya Bhatia</w:t>
            </w:r>
          </w:p>
        </w:tc>
        <w:tc>
          <w:tcPr>
            <w:tcW w:w="1554" w:type="dxa"/>
            <w:vAlign w:val="center"/>
          </w:tcPr>
          <w:p w14:paraId="3AC6A8B9" w14:textId="63271080" w:rsidR="000E700E" w:rsidRDefault="008E3099" w:rsidP="00352794">
            <w:pPr>
              <w:rPr>
                <w:rFonts w:cs="Arial"/>
              </w:rPr>
            </w:pPr>
            <w:r>
              <w:rPr>
                <w:rFonts w:cs="Arial"/>
              </w:rPr>
              <w:t>Priya Bhatia</w:t>
            </w:r>
          </w:p>
        </w:tc>
        <w:tc>
          <w:tcPr>
            <w:tcW w:w="1903" w:type="dxa"/>
            <w:vAlign w:val="center"/>
          </w:tcPr>
          <w:p w14:paraId="724389A9" w14:textId="3A177F95" w:rsidR="000E700E" w:rsidRDefault="008E3099" w:rsidP="00352794">
            <w:pPr>
              <w:rPr>
                <w:rFonts w:cs="Arial"/>
              </w:rPr>
            </w:pPr>
            <w:r>
              <w:rPr>
                <w:rFonts w:cs="Arial"/>
              </w:rPr>
              <w:t>November 04, 2025</w:t>
            </w:r>
          </w:p>
        </w:tc>
      </w:tr>
      <w:tr w:rsidR="00B11768" w14:paraId="1F89A487" w14:textId="77777777" w:rsidTr="00B11768">
        <w:trPr>
          <w:trHeight w:val="392"/>
          <w:ins w:id="134" w:author="Priya Bhatia" w:date="2025-11-04T16:10:00Z"/>
        </w:trPr>
        <w:tc>
          <w:tcPr>
            <w:tcW w:w="950" w:type="dxa"/>
            <w:vAlign w:val="center"/>
          </w:tcPr>
          <w:p w14:paraId="3952FAC9" w14:textId="44D09764" w:rsidR="00B11768" w:rsidRDefault="00B11768" w:rsidP="00B11768">
            <w:pPr>
              <w:rPr>
                <w:ins w:id="135" w:author="Priya Bhatia" w:date="2025-11-04T16:10:00Z" w16du:dateUtc="2025-11-04T10:40:00Z"/>
                <w:rFonts w:cs="Arial"/>
              </w:rPr>
            </w:pPr>
            <w:ins w:id="136" w:author="Priya Bhatia" w:date="2025-11-04T16:10:00Z" w16du:dateUtc="2025-11-04T10:40:00Z">
              <w:r>
                <w:rPr>
                  <w:rFonts w:cs="Arial"/>
                </w:rPr>
                <w:t>0.4</w:t>
              </w:r>
            </w:ins>
          </w:p>
        </w:tc>
        <w:tc>
          <w:tcPr>
            <w:tcW w:w="2340" w:type="dxa"/>
            <w:vAlign w:val="center"/>
          </w:tcPr>
          <w:p w14:paraId="3F6BBFC5" w14:textId="20B9E254" w:rsidR="00B11768" w:rsidRDefault="00B11768" w:rsidP="00B11768">
            <w:pPr>
              <w:rPr>
                <w:ins w:id="137" w:author="Priya Bhatia" w:date="2025-11-04T16:10:00Z" w16du:dateUtc="2025-11-04T10:40:00Z"/>
                <w:rFonts w:cs="Arial"/>
              </w:rPr>
            </w:pPr>
            <w:ins w:id="138" w:author="Priya Bhatia" w:date="2025-11-04T16:10:00Z" w16du:dateUtc="2025-11-04T10:40:00Z">
              <w:r>
                <w:rPr>
                  <w:rFonts w:cs="Arial"/>
                </w:rPr>
                <w:t>Approved the version with changes</w:t>
              </w:r>
            </w:ins>
          </w:p>
        </w:tc>
        <w:tc>
          <w:tcPr>
            <w:tcW w:w="1509" w:type="dxa"/>
            <w:vAlign w:val="center"/>
          </w:tcPr>
          <w:p w14:paraId="23A8BEBC" w14:textId="6A6E7BC6" w:rsidR="00B11768" w:rsidRDefault="00B11768" w:rsidP="00B11768">
            <w:pPr>
              <w:rPr>
                <w:ins w:id="139" w:author="Priya Bhatia" w:date="2025-11-04T16:10:00Z" w16du:dateUtc="2025-11-04T10:40:00Z"/>
                <w:rFonts w:cs="Arial"/>
              </w:rPr>
            </w:pPr>
            <w:ins w:id="140" w:author="Priya Bhatia [2]" w:date="2025-11-04T16:10:00Z" w16du:dateUtc="2025-11-04T10:40:00Z">
              <w:r>
                <w:rPr>
                  <w:rFonts w:cs="Arial"/>
                </w:rPr>
                <w:t>Priya Bhatia</w:t>
              </w:r>
            </w:ins>
          </w:p>
        </w:tc>
        <w:tc>
          <w:tcPr>
            <w:tcW w:w="1378" w:type="dxa"/>
            <w:vAlign w:val="center"/>
          </w:tcPr>
          <w:p w14:paraId="1BAA07CB" w14:textId="3ACDCF9C" w:rsidR="00B11768" w:rsidRDefault="00B11768" w:rsidP="00B11768">
            <w:pPr>
              <w:rPr>
                <w:ins w:id="141" w:author="Priya Bhatia" w:date="2025-11-04T16:10:00Z" w16du:dateUtc="2025-11-04T10:40:00Z"/>
                <w:rFonts w:cs="Arial"/>
              </w:rPr>
            </w:pPr>
            <w:ins w:id="142" w:author="Priya Bhatia" w:date="2025-11-04T16:10:00Z" w16du:dateUtc="2025-11-04T10:40:00Z">
              <w:r>
                <w:rPr>
                  <w:rFonts w:cs="Arial"/>
                </w:rPr>
                <w:t>Jye Koperberg</w:t>
              </w:r>
            </w:ins>
          </w:p>
        </w:tc>
        <w:tc>
          <w:tcPr>
            <w:tcW w:w="1554" w:type="dxa"/>
            <w:vAlign w:val="center"/>
          </w:tcPr>
          <w:p w14:paraId="64F9B3E3" w14:textId="68A2CA46" w:rsidR="00B11768" w:rsidRDefault="00B11768" w:rsidP="00B11768">
            <w:pPr>
              <w:rPr>
                <w:ins w:id="143" w:author="Priya Bhatia" w:date="2025-11-04T16:10:00Z" w16du:dateUtc="2025-11-04T10:40:00Z"/>
                <w:rFonts w:cs="Arial"/>
              </w:rPr>
            </w:pPr>
            <w:ins w:id="144" w:author="Priya Bhatia [2]" w:date="2025-11-04T16:11:00Z" w16du:dateUtc="2025-11-04T10:41:00Z">
              <w:r>
                <w:rPr>
                  <w:rFonts w:cs="Arial"/>
                </w:rPr>
                <w:t>Jye Koperberg</w:t>
              </w:r>
            </w:ins>
          </w:p>
        </w:tc>
        <w:tc>
          <w:tcPr>
            <w:tcW w:w="1903" w:type="dxa"/>
            <w:vAlign w:val="center"/>
          </w:tcPr>
          <w:p w14:paraId="5A76EDB2" w14:textId="76D1CCC1" w:rsidR="00B11768" w:rsidRDefault="00B11768" w:rsidP="00B11768">
            <w:pPr>
              <w:rPr>
                <w:ins w:id="145" w:author="Priya Bhatia" w:date="2025-11-04T16:10:00Z" w16du:dateUtc="2025-11-04T10:40:00Z"/>
                <w:rFonts w:cs="Arial"/>
              </w:rPr>
            </w:pPr>
            <w:ins w:id="146" w:author="Priya Bhatia [2]" w:date="2025-11-04T16:11:00Z" w16du:dateUtc="2025-11-04T10:41:00Z">
              <w:r>
                <w:rPr>
                  <w:rFonts w:cs="Arial"/>
                </w:rPr>
                <w:t>November 04, 2025</w:t>
              </w:r>
            </w:ins>
          </w:p>
        </w:tc>
      </w:tr>
    </w:tbl>
    <w:p w14:paraId="3BE7D429" w14:textId="42A4764E" w:rsidR="00CA3B43" w:rsidRDefault="00CA3B43" w:rsidP="00785639">
      <w:pPr>
        <w:pStyle w:val="BodyText"/>
      </w:pPr>
    </w:p>
    <w:sectPr w:rsidR="00CA3B43" w:rsidSect="00F871FF">
      <w:headerReference w:type="even" r:id="rId46"/>
      <w:headerReference w:type="default" r:id="rId47"/>
      <w:footerReference w:type="even" r:id="rId48"/>
      <w:footerReference w:type="default" r:id="rId49"/>
      <w:headerReference w:type="first" r:id="rId50"/>
      <w:footerReference w:type="first" r:id="rId51"/>
      <w:pgSz w:w="11907" w:h="16840" w:code="9"/>
      <w:pgMar w:top="426" w:right="1134" w:bottom="28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1F9EB" w14:textId="77777777" w:rsidR="00EA7363" w:rsidRDefault="00EA7363">
      <w:pPr>
        <w:spacing w:line="240" w:lineRule="auto"/>
      </w:pPr>
      <w:r>
        <w:separator/>
      </w:r>
    </w:p>
  </w:endnote>
  <w:endnote w:type="continuationSeparator" w:id="0">
    <w:p w14:paraId="5478F8D8" w14:textId="77777777" w:rsidR="00EA7363" w:rsidRDefault="00EA73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0000000000000000000"/>
    <w:charset w:val="00"/>
    <w:family w:val="roman"/>
    <w:notTrueType/>
    <w:pitch w:val="default"/>
    <w:sig w:usb0="00000003" w:usb1="00000000" w:usb2="00000000" w:usb3="00000000" w:csb0="00000001" w:csb1="00000000"/>
  </w:font>
  <w:font w:name="GillSans">
    <w:altName w:val="Calibri"/>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6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5FC2D" w14:textId="77777777" w:rsidR="002C49F7" w:rsidRDefault="002C49F7">
    <w:pPr>
      <w:pStyle w:val="AddressFooter"/>
      <w:spacing w:before="60"/>
      <w:rPr>
        <w: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0626" w14:textId="2ECDF7B7" w:rsidR="002C49F7" w:rsidRDefault="002C49F7">
    <w:pPr>
      <w:pStyle w:val="Footer"/>
      <w:jc w:val="right"/>
    </w:pPr>
  </w:p>
  <w:p w14:paraId="24A50F5C" w14:textId="77777777" w:rsidR="002C49F7" w:rsidRDefault="002C49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B739" w14:textId="77777777" w:rsidR="002C49F7" w:rsidRDefault="002C49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950007"/>
      <w:docPartObj>
        <w:docPartGallery w:val="Page Numbers (Bottom of Page)"/>
        <w:docPartUnique/>
      </w:docPartObj>
    </w:sdtPr>
    <w:sdtEndPr>
      <w:rPr>
        <w:noProof/>
      </w:rPr>
    </w:sdtEndPr>
    <w:sdtContent>
      <w:p w14:paraId="0E394783" w14:textId="2E576ECA" w:rsidR="002C49F7" w:rsidRDefault="002C49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95FC33" w14:textId="62E1DF1D" w:rsidR="002C49F7" w:rsidRPr="008F006A" w:rsidRDefault="002C49F7" w:rsidP="008F00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DAC9E" w14:textId="77777777" w:rsidR="002C49F7" w:rsidRDefault="002C49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7B7FA" w14:textId="77777777" w:rsidR="00EA7363" w:rsidRDefault="00EA7363">
      <w:pPr>
        <w:spacing w:line="240" w:lineRule="auto"/>
      </w:pPr>
      <w:r>
        <w:separator/>
      </w:r>
    </w:p>
  </w:footnote>
  <w:footnote w:type="continuationSeparator" w:id="0">
    <w:p w14:paraId="3889BDC9" w14:textId="77777777" w:rsidR="00EA7363" w:rsidRDefault="00EA73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C591" w14:textId="581FF42D" w:rsidR="002C49F7" w:rsidRDefault="002C49F7">
    <w:pPr>
      <w:pStyle w:val="Header"/>
    </w:pPr>
    <w:r>
      <w:tab/>
    </w:r>
    <w:r>
      <w:tab/>
    </w:r>
    <w:r>
      <w:tab/>
    </w:r>
    <w:r>
      <w:tab/>
    </w:r>
    <w:r>
      <w:tab/>
    </w:r>
    <w:r>
      <w:tab/>
    </w:r>
    <w:r>
      <w:tab/>
    </w:r>
    <w:r>
      <w:tab/>
    </w:r>
    <w:r>
      <w:tab/>
    </w:r>
    <w:r>
      <w:tab/>
    </w:r>
    <w:r>
      <w:tab/>
    </w:r>
  </w:p>
  <w:p w14:paraId="19FA4F0B" w14:textId="77777777" w:rsidR="005E3808" w:rsidRDefault="005E3808" w:rsidP="005E3808">
    <w:pPr>
      <w:pStyle w:val="Header"/>
      <w:ind w:left="5670"/>
    </w:pPr>
  </w:p>
  <w:p w14:paraId="3271FA9F" w14:textId="77777777" w:rsidR="005E3808" w:rsidRDefault="005E3808" w:rsidP="005E3808">
    <w:pPr>
      <w:pStyle w:val="Header"/>
      <w:ind w:left="5670"/>
    </w:pPr>
  </w:p>
  <w:p w14:paraId="30E360BB" w14:textId="77777777" w:rsidR="005E3808" w:rsidRDefault="005E3808" w:rsidP="005E3808">
    <w:pPr>
      <w:pStyle w:val="Header"/>
      <w:ind w:left="5670"/>
    </w:pPr>
  </w:p>
  <w:p w14:paraId="674525FA" w14:textId="77777777" w:rsidR="005E3808" w:rsidRDefault="005E3808" w:rsidP="005E3808">
    <w:pPr>
      <w:pStyle w:val="Header"/>
      <w:ind w:left="5670"/>
    </w:pPr>
  </w:p>
  <w:p w14:paraId="31191FDE" w14:textId="77777777" w:rsidR="005E3808" w:rsidRDefault="005E3808" w:rsidP="005E3808">
    <w:pPr>
      <w:pStyle w:val="Header"/>
      <w:ind w:left="5670"/>
    </w:pPr>
  </w:p>
  <w:p w14:paraId="3F39EEB9" w14:textId="62CEC2EE" w:rsidR="002C49F7" w:rsidRDefault="005E3808" w:rsidP="005E3808">
    <w:pPr>
      <w:pStyle w:val="Header"/>
      <w:ind w:left="5670"/>
    </w:pPr>
    <w:r w:rsidRPr="00FA085B">
      <w:rPr>
        <w:noProof/>
      </w:rPr>
      <w:drawing>
        <wp:inline distT="0" distB="0" distL="0" distR="0" wp14:anchorId="1627A75E" wp14:editId="0A4C7261">
          <wp:extent cx="1352550" cy="482600"/>
          <wp:effectExtent l="0" t="0" r="0" b="0"/>
          <wp:docPr id="1503873250" name="Picture 4" descr="A black background with blue text&#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67531" name="Picture 11" descr="A black background with blue text&#10;&#10;Description automatically generated, Picture"/>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352550" cy="4826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B0A1" w14:textId="77777777" w:rsidR="002C49F7" w:rsidRDefault="002C49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CC88" w14:textId="77777777" w:rsidR="002C49F7" w:rsidRDefault="002C49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81C5" w14:textId="77777777" w:rsidR="002C49F7" w:rsidRDefault="002C4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C1A5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26CA75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E706E1C"/>
    <w:lvl w:ilvl="0">
      <w:start w:val="1"/>
      <w:numFmt w:val="decimal"/>
      <w:pStyle w:val="ListNumber3"/>
      <w:lvlText w:val="%1"/>
      <w:lvlJc w:val="left"/>
      <w:pPr>
        <w:tabs>
          <w:tab w:val="num" w:pos="360"/>
        </w:tabs>
        <w:ind w:left="360" w:hanging="360"/>
      </w:pPr>
      <w:rPr>
        <w:rFonts w:hint="default"/>
      </w:rPr>
    </w:lvl>
  </w:abstractNum>
  <w:abstractNum w:abstractNumId="3" w15:restartNumberingAfterBreak="0">
    <w:nsid w:val="FFFFFF7F"/>
    <w:multiLevelType w:val="singleLevel"/>
    <w:tmpl w:val="60086F0E"/>
    <w:lvl w:ilvl="0">
      <w:start w:val="1"/>
      <w:numFmt w:val="decimal"/>
      <w:pStyle w:val="ListNumber2"/>
      <w:lvlText w:val="%1"/>
      <w:lvlJc w:val="left"/>
      <w:pPr>
        <w:tabs>
          <w:tab w:val="num" w:pos="360"/>
        </w:tabs>
        <w:ind w:left="360" w:hanging="360"/>
      </w:pPr>
      <w:rPr>
        <w:rFonts w:hint="default"/>
      </w:rPr>
    </w:lvl>
  </w:abstractNum>
  <w:abstractNum w:abstractNumId="4" w15:restartNumberingAfterBreak="0">
    <w:nsid w:val="007F3645"/>
    <w:multiLevelType w:val="hybridMultilevel"/>
    <w:tmpl w:val="6A50F5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0F0973"/>
    <w:multiLevelType w:val="multilevel"/>
    <w:tmpl w:val="19BA6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1495"/>
        </w:tabs>
        <w:ind w:left="1495"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114237"/>
    <w:multiLevelType w:val="hybridMultilevel"/>
    <w:tmpl w:val="253847CC"/>
    <w:lvl w:ilvl="0" w:tplc="3EB8881A">
      <w:start w:val="1"/>
      <w:numFmt w:val="upperLetter"/>
      <w:pStyle w:val="DeedAttachment"/>
      <w:lvlText w:val="Attachment %1 "/>
      <w:lvlJc w:val="left"/>
      <w:pPr>
        <w:tabs>
          <w:tab w:val="num" w:pos="284"/>
        </w:tabs>
        <w:ind w:left="2268" w:hanging="1908"/>
      </w:pPr>
      <w:rPr>
        <w:rFonts w:hint="default"/>
      </w:rPr>
    </w:lvl>
    <w:lvl w:ilvl="1" w:tplc="D2BCF540" w:tentative="1">
      <w:start w:val="1"/>
      <w:numFmt w:val="lowerLetter"/>
      <w:lvlText w:val="%2."/>
      <w:lvlJc w:val="left"/>
      <w:pPr>
        <w:tabs>
          <w:tab w:val="num" w:pos="1440"/>
        </w:tabs>
        <w:ind w:left="1440" w:hanging="360"/>
      </w:pPr>
    </w:lvl>
    <w:lvl w:ilvl="2" w:tplc="3A8EB7C2" w:tentative="1">
      <w:start w:val="1"/>
      <w:numFmt w:val="lowerRoman"/>
      <w:lvlText w:val="%3."/>
      <w:lvlJc w:val="right"/>
      <w:pPr>
        <w:tabs>
          <w:tab w:val="num" w:pos="2160"/>
        </w:tabs>
        <w:ind w:left="2160" w:hanging="180"/>
      </w:pPr>
    </w:lvl>
    <w:lvl w:ilvl="3" w:tplc="3A96DA0A" w:tentative="1">
      <w:start w:val="1"/>
      <w:numFmt w:val="decimal"/>
      <w:lvlText w:val="%4."/>
      <w:lvlJc w:val="left"/>
      <w:pPr>
        <w:tabs>
          <w:tab w:val="num" w:pos="2880"/>
        </w:tabs>
        <w:ind w:left="2880" w:hanging="360"/>
      </w:pPr>
    </w:lvl>
    <w:lvl w:ilvl="4" w:tplc="644C2ED4" w:tentative="1">
      <w:start w:val="1"/>
      <w:numFmt w:val="lowerLetter"/>
      <w:lvlText w:val="%5."/>
      <w:lvlJc w:val="left"/>
      <w:pPr>
        <w:tabs>
          <w:tab w:val="num" w:pos="3600"/>
        </w:tabs>
        <w:ind w:left="3600" w:hanging="360"/>
      </w:pPr>
    </w:lvl>
    <w:lvl w:ilvl="5" w:tplc="C492BE88" w:tentative="1">
      <w:start w:val="1"/>
      <w:numFmt w:val="lowerRoman"/>
      <w:lvlText w:val="%6."/>
      <w:lvlJc w:val="right"/>
      <w:pPr>
        <w:tabs>
          <w:tab w:val="num" w:pos="4320"/>
        </w:tabs>
        <w:ind w:left="4320" w:hanging="180"/>
      </w:pPr>
    </w:lvl>
    <w:lvl w:ilvl="6" w:tplc="09F67CB2" w:tentative="1">
      <w:start w:val="1"/>
      <w:numFmt w:val="decimal"/>
      <w:lvlText w:val="%7."/>
      <w:lvlJc w:val="left"/>
      <w:pPr>
        <w:tabs>
          <w:tab w:val="num" w:pos="5040"/>
        </w:tabs>
        <w:ind w:left="5040" w:hanging="360"/>
      </w:pPr>
    </w:lvl>
    <w:lvl w:ilvl="7" w:tplc="5A9ECEC0" w:tentative="1">
      <w:start w:val="1"/>
      <w:numFmt w:val="lowerLetter"/>
      <w:lvlText w:val="%8."/>
      <w:lvlJc w:val="left"/>
      <w:pPr>
        <w:tabs>
          <w:tab w:val="num" w:pos="5760"/>
        </w:tabs>
        <w:ind w:left="5760" w:hanging="360"/>
      </w:pPr>
    </w:lvl>
    <w:lvl w:ilvl="8" w:tplc="4B6A809E" w:tentative="1">
      <w:start w:val="1"/>
      <w:numFmt w:val="lowerRoman"/>
      <w:lvlText w:val="%9."/>
      <w:lvlJc w:val="right"/>
      <w:pPr>
        <w:tabs>
          <w:tab w:val="num" w:pos="6480"/>
        </w:tabs>
        <w:ind w:left="6480" w:hanging="180"/>
      </w:pPr>
    </w:lvl>
  </w:abstractNum>
  <w:abstractNum w:abstractNumId="7" w15:restartNumberingAfterBreak="0">
    <w:nsid w:val="0FBA743B"/>
    <w:multiLevelType w:val="hybridMultilevel"/>
    <w:tmpl w:val="7020E2EA"/>
    <w:lvl w:ilvl="0" w:tplc="E924BCF4">
      <w:start w:val="6"/>
      <w:numFmt w:val="bullet"/>
      <w:lvlText w:val="-"/>
      <w:lvlJc w:val="left"/>
      <w:pPr>
        <w:ind w:left="927" w:hanging="360"/>
      </w:pPr>
      <w:rPr>
        <w:rFonts w:ascii="Arial" w:eastAsia="Times New Roman" w:hAnsi="Arial" w:cs="Aria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102209DF"/>
    <w:multiLevelType w:val="multilevel"/>
    <w:tmpl w:val="8E724BA4"/>
    <w:lvl w:ilvl="0">
      <w:start w:val="1"/>
      <w:numFmt w:val="decimal"/>
      <w:pStyle w:val="PrecInstructionNumber"/>
      <w:lvlText w:val="%1"/>
      <w:lvlJc w:val="left"/>
      <w:pPr>
        <w:tabs>
          <w:tab w:val="num" w:pos="284"/>
        </w:tabs>
        <w:ind w:left="284" w:hanging="284"/>
      </w:pPr>
      <w:rPr>
        <w:rFonts w:hint="default"/>
        <w:sz w:val="16"/>
      </w:rPr>
    </w:lvl>
    <w:lvl w:ilvl="1">
      <w:start w:val="1"/>
      <w:numFmt w:val="lowerLetter"/>
      <w:lvlText w:val="(%2)"/>
      <w:lvlJc w:val="left"/>
      <w:pPr>
        <w:tabs>
          <w:tab w:val="num" w:pos="568"/>
        </w:tabs>
        <w:ind w:left="568" w:hanging="284"/>
      </w:pPr>
      <w:rPr>
        <w:rFonts w:hint="default"/>
        <w:sz w:val="16"/>
      </w:rPr>
    </w:lvl>
    <w:lvl w:ilvl="2">
      <w:start w:val="1"/>
      <w:numFmt w:val="none"/>
      <w:lvlText w:val="%3"/>
      <w:lvlJc w:val="left"/>
      <w:pPr>
        <w:tabs>
          <w:tab w:val="num" w:pos="852"/>
        </w:tabs>
        <w:ind w:left="852" w:hanging="284"/>
      </w:pPr>
      <w:rPr>
        <w:rFonts w:hint="default"/>
      </w:rPr>
    </w:lvl>
    <w:lvl w:ilvl="3">
      <w:start w:val="1"/>
      <w:numFmt w:val="none"/>
      <w:lvlText w:val=""/>
      <w:lvlJc w:val="left"/>
      <w:pPr>
        <w:tabs>
          <w:tab w:val="num" w:pos="1136"/>
        </w:tabs>
        <w:ind w:left="1136" w:hanging="284"/>
      </w:pPr>
      <w:rPr>
        <w:rFonts w:hint="default"/>
      </w:rPr>
    </w:lvl>
    <w:lvl w:ilvl="4">
      <w:start w:val="1"/>
      <w:numFmt w:val="none"/>
      <w:lvlText w:val=""/>
      <w:lvlJc w:val="left"/>
      <w:pPr>
        <w:tabs>
          <w:tab w:val="num" w:pos="1420"/>
        </w:tabs>
        <w:ind w:left="1420" w:hanging="284"/>
      </w:pPr>
      <w:rPr>
        <w:rFonts w:hint="default"/>
      </w:rPr>
    </w:lvl>
    <w:lvl w:ilvl="5">
      <w:start w:val="1"/>
      <w:numFmt w:val="none"/>
      <w:lvlText w:val=""/>
      <w:lvlJc w:val="left"/>
      <w:pPr>
        <w:tabs>
          <w:tab w:val="num" w:pos="1704"/>
        </w:tabs>
        <w:ind w:left="1704" w:hanging="284"/>
      </w:pPr>
      <w:rPr>
        <w:rFonts w:hint="default"/>
      </w:rPr>
    </w:lvl>
    <w:lvl w:ilvl="6">
      <w:start w:val="1"/>
      <w:numFmt w:val="none"/>
      <w:lvlText w:val="%7"/>
      <w:lvlJc w:val="left"/>
      <w:pPr>
        <w:tabs>
          <w:tab w:val="num" w:pos="1988"/>
        </w:tabs>
        <w:ind w:left="1988" w:hanging="284"/>
      </w:pPr>
      <w:rPr>
        <w:rFonts w:hint="default"/>
      </w:rPr>
    </w:lvl>
    <w:lvl w:ilvl="7">
      <w:start w:val="1"/>
      <w:numFmt w:val="none"/>
      <w:lvlText w:val="%8"/>
      <w:lvlJc w:val="left"/>
      <w:pPr>
        <w:tabs>
          <w:tab w:val="num" w:pos="2272"/>
        </w:tabs>
        <w:ind w:left="2272" w:hanging="284"/>
      </w:pPr>
      <w:rPr>
        <w:rFonts w:hint="default"/>
      </w:rPr>
    </w:lvl>
    <w:lvl w:ilvl="8">
      <w:start w:val="1"/>
      <w:numFmt w:val="none"/>
      <w:lvlText w:val="%9"/>
      <w:lvlJc w:val="left"/>
      <w:pPr>
        <w:tabs>
          <w:tab w:val="num" w:pos="2556"/>
        </w:tabs>
        <w:ind w:left="2556" w:hanging="284"/>
      </w:pPr>
      <w:rPr>
        <w:rFonts w:hint="default"/>
      </w:rPr>
    </w:lvl>
  </w:abstractNum>
  <w:abstractNum w:abstractNumId="9" w15:restartNumberingAfterBreak="0">
    <w:nsid w:val="1C535E06"/>
    <w:multiLevelType w:val="hybridMultilevel"/>
    <w:tmpl w:val="D312067A"/>
    <w:lvl w:ilvl="0" w:tplc="07F81332">
      <w:start w:val="5"/>
      <w:numFmt w:val="decimal"/>
      <w:lvlText w:val="%1"/>
      <w:lvlJc w:val="left"/>
      <w:pPr>
        <w:ind w:left="720" w:hanging="360"/>
      </w:pPr>
      <w:rPr>
        <w:rFonts w:hint="default"/>
      </w:rPr>
    </w:lvl>
    <w:lvl w:ilvl="1" w:tplc="D6CA80A8" w:tentative="1">
      <w:start w:val="1"/>
      <w:numFmt w:val="lowerLetter"/>
      <w:lvlText w:val="%2."/>
      <w:lvlJc w:val="left"/>
      <w:pPr>
        <w:ind w:left="1440" w:hanging="360"/>
      </w:pPr>
    </w:lvl>
    <w:lvl w:ilvl="2" w:tplc="3208BAF8" w:tentative="1">
      <w:start w:val="1"/>
      <w:numFmt w:val="lowerRoman"/>
      <w:lvlText w:val="%3."/>
      <w:lvlJc w:val="right"/>
      <w:pPr>
        <w:ind w:left="2160" w:hanging="180"/>
      </w:pPr>
    </w:lvl>
    <w:lvl w:ilvl="3" w:tplc="3642CA8A" w:tentative="1">
      <w:start w:val="1"/>
      <w:numFmt w:val="decimal"/>
      <w:lvlText w:val="%4."/>
      <w:lvlJc w:val="left"/>
      <w:pPr>
        <w:ind w:left="2880" w:hanging="360"/>
      </w:pPr>
    </w:lvl>
    <w:lvl w:ilvl="4" w:tplc="98CE7B3A" w:tentative="1">
      <w:start w:val="1"/>
      <w:numFmt w:val="lowerLetter"/>
      <w:lvlText w:val="%5."/>
      <w:lvlJc w:val="left"/>
      <w:pPr>
        <w:ind w:left="3600" w:hanging="360"/>
      </w:pPr>
    </w:lvl>
    <w:lvl w:ilvl="5" w:tplc="E4F40978" w:tentative="1">
      <w:start w:val="1"/>
      <w:numFmt w:val="lowerRoman"/>
      <w:lvlText w:val="%6."/>
      <w:lvlJc w:val="right"/>
      <w:pPr>
        <w:ind w:left="4320" w:hanging="180"/>
      </w:pPr>
    </w:lvl>
    <w:lvl w:ilvl="6" w:tplc="9814C9D2" w:tentative="1">
      <w:start w:val="1"/>
      <w:numFmt w:val="decimal"/>
      <w:lvlText w:val="%7."/>
      <w:lvlJc w:val="left"/>
      <w:pPr>
        <w:ind w:left="5040" w:hanging="360"/>
      </w:pPr>
    </w:lvl>
    <w:lvl w:ilvl="7" w:tplc="1B585930" w:tentative="1">
      <w:start w:val="1"/>
      <w:numFmt w:val="lowerLetter"/>
      <w:lvlText w:val="%8."/>
      <w:lvlJc w:val="left"/>
      <w:pPr>
        <w:ind w:left="5760" w:hanging="360"/>
      </w:pPr>
    </w:lvl>
    <w:lvl w:ilvl="8" w:tplc="DF9260FA" w:tentative="1">
      <w:start w:val="1"/>
      <w:numFmt w:val="lowerRoman"/>
      <w:lvlText w:val="%9."/>
      <w:lvlJc w:val="right"/>
      <w:pPr>
        <w:ind w:left="6480" w:hanging="180"/>
      </w:pPr>
    </w:lvl>
  </w:abstractNum>
  <w:abstractNum w:abstractNumId="10" w15:restartNumberingAfterBreak="0">
    <w:nsid w:val="210871C5"/>
    <w:multiLevelType w:val="hybridMultilevel"/>
    <w:tmpl w:val="19BA6530"/>
    <w:lvl w:ilvl="0" w:tplc="035C5B30">
      <w:start w:val="1"/>
      <w:numFmt w:val="bullet"/>
      <w:lvlText w:val=""/>
      <w:lvlJc w:val="left"/>
      <w:pPr>
        <w:tabs>
          <w:tab w:val="num" w:pos="720"/>
        </w:tabs>
        <w:ind w:left="720" w:hanging="360"/>
      </w:pPr>
      <w:rPr>
        <w:rFonts w:ascii="Symbol" w:hAnsi="Symbol" w:hint="default"/>
        <w:sz w:val="20"/>
      </w:rPr>
    </w:lvl>
    <w:lvl w:ilvl="1" w:tplc="D27803A2">
      <w:start w:val="1"/>
      <w:numFmt w:val="bullet"/>
      <w:lvlText w:val=""/>
      <w:lvlJc w:val="left"/>
      <w:pPr>
        <w:tabs>
          <w:tab w:val="num" w:pos="1440"/>
        </w:tabs>
        <w:ind w:left="1440" w:hanging="360"/>
      </w:pPr>
      <w:rPr>
        <w:rFonts w:ascii="Symbol" w:hAnsi="Symbol" w:hint="default"/>
        <w:sz w:val="20"/>
      </w:rPr>
    </w:lvl>
    <w:lvl w:ilvl="2" w:tplc="B8FE5E84">
      <w:start w:val="1"/>
      <w:numFmt w:val="bullet"/>
      <w:lvlText w:val=""/>
      <w:lvlJc w:val="left"/>
      <w:pPr>
        <w:tabs>
          <w:tab w:val="num" w:pos="1495"/>
        </w:tabs>
        <w:ind w:left="1495" w:hanging="360"/>
      </w:pPr>
      <w:rPr>
        <w:rFonts w:ascii="Symbol" w:hAnsi="Symbol" w:hint="default"/>
        <w:sz w:val="20"/>
      </w:rPr>
    </w:lvl>
    <w:lvl w:ilvl="3" w:tplc="5BC2B008" w:tentative="1">
      <w:start w:val="1"/>
      <w:numFmt w:val="bullet"/>
      <w:lvlText w:val=""/>
      <w:lvlJc w:val="left"/>
      <w:pPr>
        <w:tabs>
          <w:tab w:val="num" w:pos="2880"/>
        </w:tabs>
        <w:ind w:left="2880" w:hanging="360"/>
      </w:pPr>
      <w:rPr>
        <w:rFonts w:ascii="Symbol" w:hAnsi="Symbol" w:hint="default"/>
        <w:sz w:val="20"/>
      </w:rPr>
    </w:lvl>
    <w:lvl w:ilvl="4" w:tplc="B156ABE8" w:tentative="1">
      <w:start w:val="1"/>
      <w:numFmt w:val="bullet"/>
      <w:lvlText w:val=""/>
      <w:lvlJc w:val="left"/>
      <w:pPr>
        <w:tabs>
          <w:tab w:val="num" w:pos="3600"/>
        </w:tabs>
        <w:ind w:left="3600" w:hanging="360"/>
      </w:pPr>
      <w:rPr>
        <w:rFonts w:ascii="Symbol" w:hAnsi="Symbol" w:hint="default"/>
        <w:sz w:val="20"/>
      </w:rPr>
    </w:lvl>
    <w:lvl w:ilvl="5" w:tplc="91D07966" w:tentative="1">
      <w:start w:val="1"/>
      <w:numFmt w:val="bullet"/>
      <w:lvlText w:val=""/>
      <w:lvlJc w:val="left"/>
      <w:pPr>
        <w:tabs>
          <w:tab w:val="num" w:pos="4320"/>
        </w:tabs>
        <w:ind w:left="4320" w:hanging="360"/>
      </w:pPr>
      <w:rPr>
        <w:rFonts w:ascii="Symbol" w:hAnsi="Symbol" w:hint="default"/>
        <w:sz w:val="20"/>
      </w:rPr>
    </w:lvl>
    <w:lvl w:ilvl="6" w:tplc="DD2C7354" w:tentative="1">
      <w:start w:val="1"/>
      <w:numFmt w:val="bullet"/>
      <w:lvlText w:val=""/>
      <w:lvlJc w:val="left"/>
      <w:pPr>
        <w:tabs>
          <w:tab w:val="num" w:pos="5040"/>
        </w:tabs>
        <w:ind w:left="5040" w:hanging="360"/>
      </w:pPr>
      <w:rPr>
        <w:rFonts w:ascii="Symbol" w:hAnsi="Symbol" w:hint="default"/>
        <w:sz w:val="20"/>
      </w:rPr>
    </w:lvl>
    <w:lvl w:ilvl="7" w:tplc="D39238B6" w:tentative="1">
      <w:start w:val="1"/>
      <w:numFmt w:val="bullet"/>
      <w:lvlText w:val=""/>
      <w:lvlJc w:val="left"/>
      <w:pPr>
        <w:tabs>
          <w:tab w:val="num" w:pos="5760"/>
        </w:tabs>
        <w:ind w:left="5760" w:hanging="360"/>
      </w:pPr>
      <w:rPr>
        <w:rFonts w:ascii="Symbol" w:hAnsi="Symbol" w:hint="default"/>
        <w:sz w:val="20"/>
      </w:rPr>
    </w:lvl>
    <w:lvl w:ilvl="8" w:tplc="02DAD88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604005"/>
    <w:multiLevelType w:val="hybridMultilevel"/>
    <w:tmpl w:val="D122A720"/>
    <w:lvl w:ilvl="0" w:tplc="86DABB5C">
      <w:start w:val="1"/>
      <w:numFmt w:val="decimal"/>
      <w:pStyle w:val="Header1"/>
      <w:lvlText w:val="%1."/>
      <w:lvlJc w:val="left"/>
      <w:pPr>
        <w:tabs>
          <w:tab w:val="num" w:pos="720"/>
        </w:tabs>
        <w:ind w:left="720" w:hanging="360"/>
      </w:pPr>
      <w:rPr>
        <w:rFonts w:hint="default"/>
      </w:rPr>
    </w:lvl>
    <w:lvl w:ilvl="1" w:tplc="4BC089A4">
      <w:start w:val="1"/>
      <w:numFmt w:val="bullet"/>
      <w:lvlText w:val=""/>
      <w:lvlJc w:val="left"/>
      <w:pPr>
        <w:tabs>
          <w:tab w:val="num" w:pos="1440"/>
        </w:tabs>
        <w:ind w:left="1440" w:hanging="360"/>
      </w:pPr>
      <w:rPr>
        <w:rFonts w:ascii="Symbol" w:hAnsi="Symbol" w:hint="default"/>
      </w:rPr>
    </w:lvl>
    <w:lvl w:ilvl="2" w:tplc="CB261746" w:tentative="1">
      <w:start w:val="1"/>
      <w:numFmt w:val="lowerRoman"/>
      <w:lvlText w:val="%3."/>
      <w:lvlJc w:val="right"/>
      <w:pPr>
        <w:tabs>
          <w:tab w:val="num" w:pos="2160"/>
        </w:tabs>
        <w:ind w:left="2160" w:hanging="180"/>
      </w:pPr>
    </w:lvl>
    <w:lvl w:ilvl="3" w:tplc="52249CE4" w:tentative="1">
      <w:start w:val="1"/>
      <w:numFmt w:val="decimal"/>
      <w:lvlText w:val="%4."/>
      <w:lvlJc w:val="left"/>
      <w:pPr>
        <w:tabs>
          <w:tab w:val="num" w:pos="2880"/>
        </w:tabs>
        <w:ind w:left="2880" w:hanging="360"/>
      </w:pPr>
    </w:lvl>
    <w:lvl w:ilvl="4" w:tplc="743205B2" w:tentative="1">
      <w:start w:val="1"/>
      <w:numFmt w:val="lowerLetter"/>
      <w:lvlText w:val="%5."/>
      <w:lvlJc w:val="left"/>
      <w:pPr>
        <w:tabs>
          <w:tab w:val="num" w:pos="3600"/>
        </w:tabs>
        <w:ind w:left="3600" w:hanging="360"/>
      </w:pPr>
    </w:lvl>
    <w:lvl w:ilvl="5" w:tplc="F7A2AEBA" w:tentative="1">
      <w:start w:val="1"/>
      <w:numFmt w:val="lowerRoman"/>
      <w:lvlText w:val="%6."/>
      <w:lvlJc w:val="right"/>
      <w:pPr>
        <w:tabs>
          <w:tab w:val="num" w:pos="4320"/>
        </w:tabs>
        <w:ind w:left="4320" w:hanging="180"/>
      </w:pPr>
    </w:lvl>
    <w:lvl w:ilvl="6" w:tplc="BC689CFE" w:tentative="1">
      <w:start w:val="1"/>
      <w:numFmt w:val="decimal"/>
      <w:lvlText w:val="%7."/>
      <w:lvlJc w:val="left"/>
      <w:pPr>
        <w:tabs>
          <w:tab w:val="num" w:pos="5040"/>
        </w:tabs>
        <w:ind w:left="5040" w:hanging="360"/>
      </w:pPr>
    </w:lvl>
    <w:lvl w:ilvl="7" w:tplc="3F8E868A" w:tentative="1">
      <w:start w:val="1"/>
      <w:numFmt w:val="lowerLetter"/>
      <w:lvlText w:val="%8."/>
      <w:lvlJc w:val="left"/>
      <w:pPr>
        <w:tabs>
          <w:tab w:val="num" w:pos="5760"/>
        </w:tabs>
        <w:ind w:left="5760" w:hanging="360"/>
      </w:pPr>
    </w:lvl>
    <w:lvl w:ilvl="8" w:tplc="D78CBD98" w:tentative="1">
      <w:start w:val="1"/>
      <w:numFmt w:val="lowerRoman"/>
      <w:lvlText w:val="%9."/>
      <w:lvlJc w:val="right"/>
      <w:pPr>
        <w:tabs>
          <w:tab w:val="num" w:pos="6480"/>
        </w:tabs>
        <w:ind w:left="6480" w:hanging="180"/>
      </w:pPr>
    </w:lvl>
  </w:abstractNum>
  <w:abstractNum w:abstractNumId="12" w15:restartNumberingAfterBreak="0">
    <w:nsid w:val="24840B28"/>
    <w:multiLevelType w:val="multilevel"/>
    <w:tmpl w:val="6BE83392"/>
    <w:lvl w:ilvl="0">
      <w:start w:val="1"/>
      <w:numFmt w:val="bullet"/>
      <w:pStyle w:val="ListBullet"/>
      <w:lvlText w:val=""/>
      <w:lvlJc w:val="left"/>
      <w:pPr>
        <w:tabs>
          <w:tab w:val="num" w:pos="1701"/>
        </w:tabs>
        <w:ind w:left="1701" w:hanging="567"/>
      </w:pPr>
      <w:rPr>
        <w:rFonts w:ascii="Wingdings 2" w:hAnsi="Wingdings 2" w:hint="default"/>
      </w:rPr>
    </w:lvl>
    <w:lvl w:ilvl="1">
      <w:start w:val="1"/>
      <w:numFmt w:val="bullet"/>
      <w:lvlText w:val=""/>
      <w:lvlJc w:val="left"/>
      <w:pPr>
        <w:tabs>
          <w:tab w:val="num" w:pos="2268"/>
        </w:tabs>
        <w:ind w:left="2268" w:hanging="567"/>
      </w:pPr>
      <w:rPr>
        <w:rFonts w:ascii="Symbol" w:hAnsi="Symbol" w:hint="default"/>
      </w:rPr>
    </w:lvl>
    <w:lvl w:ilvl="2">
      <w:start w:val="1"/>
      <w:numFmt w:val="bullet"/>
      <w:lvlText w:val=""/>
      <w:lvlJc w:val="left"/>
      <w:pPr>
        <w:tabs>
          <w:tab w:val="num" w:pos="2835"/>
        </w:tabs>
        <w:ind w:left="2835" w:hanging="567"/>
      </w:pPr>
      <w:rPr>
        <w:rFonts w:ascii="Symbol" w:hAnsi="Symbol" w:hint="default"/>
      </w:rPr>
    </w:lvl>
    <w:lvl w:ilvl="3">
      <w:start w:val="1"/>
      <w:numFmt w:val="none"/>
      <w:lvlText w:val=""/>
      <w:lvlJc w:val="left"/>
      <w:pPr>
        <w:tabs>
          <w:tab w:val="num" w:pos="2268"/>
        </w:tabs>
        <w:ind w:left="2268" w:hanging="567"/>
      </w:pPr>
      <w:rPr>
        <w:rFonts w:hint="default"/>
      </w:rPr>
    </w:lvl>
    <w:lvl w:ilvl="4">
      <w:start w:val="1"/>
      <w:numFmt w:val="none"/>
      <w:lvlText w:val=""/>
      <w:lvlJc w:val="left"/>
      <w:pPr>
        <w:tabs>
          <w:tab w:val="num" w:pos="2835"/>
        </w:tabs>
        <w:ind w:left="2835" w:hanging="567"/>
      </w:pPr>
      <w:rPr>
        <w:rFonts w:hint="default"/>
      </w:rPr>
    </w:lvl>
    <w:lvl w:ilvl="5">
      <w:start w:val="1"/>
      <w:numFmt w:val="none"/>
      <w:lvlText w:val=""/>
      <w:lvlJc w:val="left"/>
      <w:pPr>
        <w:tabs>
          <w:tab w:val="num" w:pos="3402"/>
        </w:tabs>
        <w:ind w:left="3402" w:hanging="567"/>
      </w:pPr>
      <w:rPr>
        <w:rFonts w:hint="default"/>
      </w:rPr>
    </w:lvl>
    <w:lvl w:ilvl="6">
      <w:start w:val="1"/>
      <w:numFmt w:val="none"/>
      <w:lvlText w:val=""/>
      <w:lvlJc w:val="left"/>
      <w:pPr>
        <w:tabs>
          <w:tab w:val="num" w:pos="3402"/>
        </w:tabs>
        <w:ind w:left="3402" w:hanging="567"/>
      </w:pPr>
      <w:rPr>
        <w:rFonts w:hint="default"/>
      </w:rPr>
    </w:lvl>
    <w:lvl w:ilvl="7">
      <w:start w:val="1"/>
      <w:numFmt w:val="none"/>
      <w:lvlText w:val=""/>
      <w:lvlJc w:val="left"/>
      <w:pPr>
        <w:tabs>
          <w:tab w:val="num" w:pos="3969"/>
        </w:tabs>
        <w:ind w:left="3969" w:hanging="567"/>
      </w:pPr>
      <w:rPr>
        <w:rFonts w:hint="default"/>
      </w:rPr>
    </w:lvl>
    <w:lvl w:ilvl="8">
      <w:start w:val="1"/>
      <w:numFmt w:val="none"/>
      <w:lvlText w:val=""/>
      <w:lvlJc w:val="left"/>
      <w:pPr>
        <w:tabs>
          <w:tab w:val="num" w:pos="5103"/>
        </w:tabs>
        <w:ind w:left="5103" w:hanging="567"/>
      </w:pPr>
      <w:rPr>
        <w:rFonts w:hint="default"/>
      </w:rPr>
    </w:lvl>
  </w:abstractNum>
  <w:abstractNum w:abstractNumId="13" w15:restartNumberingAfterBreak="0">
    <w:nsid w:val="288E0617"/>
    <w:multiLevelType w:val="hybridMultilevel"/>
    <w:tmpl w:val="35FC7452"/>
    <w:lvl w:ilvl="0" w:tplc="BC5E090E">
      <w:start w:val="1"/>
      <w:numFmt w:val="upperRoman"/>
      <w:lvlText w:val="%1."/>
      <w:lvlJc w:val="left"/>
      <w:pPr>
        <w:ind w:left="1080" w:hanging="720"/>
      </w:pPr>
      <w:rPr>
        <w:rFonts w:hint="default"/>
      </w:rPr>
    </w:lvl>
    <w:lvl w:ilvl="1" w:tplc="A97A1C00" w:tentative="1">
      <w:start w:val="1"/>
      <w:numFmt w:val="lowerLetter"/>
      <w:lvlText w:val="%2."/>
      <w:lvlJc w:val="left"/>
      <w:pPr>
        <w:ind w:left="1440" w:hanging="360"/>
      </w:pPr>
    </w:lvl>
    <w:lvl w:ilvl="2" w:tplc="A5705E42" w:tentative="1">
      <w:start w:val="1"/>
      <w:numFmt w:val="lowerRoman"/>
      <w:lvlText w:val="%3."/>
      <w:lvlJc w:val="right"/>
      <w:pPr>
        <w:ind w:left="2160" w:hanging="180"/>
      </w:pPr>
    </w:lvl>
    <w:lvl w:ilvl="3" w:tplc="5EB25D2C" w:tentative="1">
      <w:start w:val="1"/>
      <w:numFmt w:val="decimal"/>
      <w:lvlText w:val="%4."/>
      <w:lvlJc w:val="left"/>
      <w:pPr>
        <w:ind w:left="2880" w:hanging="360"/>
      </w:pPr>
    </w:lvl>
    <w:lvl w:ilvl="4" w:tplc="DD28C162" w:tentative="1">
      <w:start w:val="1"/>
      <w:numFmt w:val="lowerLetter"/>
      <w:lvlText w:val="%5."/>
      <w:lvlJc w:val="left"/>
      <w:pPr>
        <w:ind w:left="3600" w:hanging="360"/>
      </w:pPr>
    </w:lvl>
    <w:lvl w:ilvl="5" w:tplc="3D24FB30" w:tentative="1">
      <w:start w:val="1"/>
      <w:numFmt w:val="lowerRoman"/>
      <w:lvlText w:val="%6."/>
      <w:lvlJc w:val="right"/>
      <w:pPr>
        <w:ind w:left="4320" w:hanging="180"/>
      </w:pPr>
    </w:lvl>
    <w:lvl w:ilvl="6" w:tplc="17740E76" w:tentative="1">
      <w:start w:val="1"/>
      <w:numFmt w:val="decimal"/>
      <w:lvlText w:val="%7."/>
      <w:lvlJc w:val="left"/>
      <w:pPr>
        <w:ind w:left="5040" w:hanging="360"/>
      </w:pPr>
    </w:lvl>
    <w:lvl w:ilvl="7" w:tplc="3C5620C6" w:tentative="1">
      <w:start w:val="1"/>
      <w:numFmt w:val="lowerLetter"/>
      <w:lvlText w:val="%8."/>
      <w:lvlJc w:val="left"/>
      <w:pPr>
        <w:ind w:left="5760" w:hanging="360"/>
      </w:pPr>
    </w:lvl>
    <w:lvl w:ilvl="8" w:tplc="A83ECA5A" w:tentative="1">
      <w:start w:val="1"/>
      <w:numFmt w:val="lowerRoman"/>
      <w:lvlText w:val="%9."/>
      <w:lvlJc w:val="right"/>
      <w:pPr>
        <w:ind w:left="6480" w:hanging="180"/>
      </w:pPr>
    </w:lvl>
  </w:abstractNum>
  <w:abstractNum w:abstractNumId="14" w15:restartNumberingAfterBreak="0">
    <w:nsid w:val="29A26CFB"/>
    <w:multiLevelType w:val="hybridMultilevel"/>
    <w:tmpl w:val="6646F724"/>
    <w:lvl w:ilvl="0" w:tplc="438CB4BC">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B219FA"/>
    <w:multiLevelType w:val="hybridMultilevel"/>
    <w:tmpl w:val="199CCBD6"/>
    <w:lvl w:ilvl="0" w:tplc="B7189ABE">
      <w:start w:val="5"/>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BCA188D"/>
    <w:multiLevelType w:val="multilevel"/>
    <w:tmpl w:val="301C0962"/>
    <w:lvl w:ilvl="0">
      <w:start w:val="2"/>
      <w:numFmt w:val="decimal"/>
      <w:lvlText w:val="%1"/>
      <w:lvlJc w:val="left"/>
      <w:pPr>
        <w:ind w:left="360" w:hanging="360"/>
      </w:pPr>
      <w:rPr>
        <w:rFonts w:hint="default"/>
      </w:rPr>
    </w:lvl>
    <w:lvl w:ilvl="1">
      <w:start w:val="1"/>
      <w:numFmt w:val="decimal"/>
      <w:isLgl/>
      <w:lvlText w:val="%1.%2"/>
      <w:lvlJc w:val="left"/>
      <w:pPr>
        <w:ind w:left="930" w:hanging="360"/>
      </w:pPr>
      <w:rPr>
        <w:rFonts w:hint="default"/>
      </w:rPr>
    </w:lvl>
    <w:lvl w:ilvl="2">
      <w:start w:val="1"/>
      <w:numFmt w:val="decimal"/>
      <w:isLgl/>
      <w:lvlText w:val="%1.%2.%3"/>
      <w:lvlJc w:val="left"/>
      <w:pPr>
        <w:ind w:left="1860" w:hanging="720"/>
      </w:pPr>
      <w:rPr>
        <w:rFonts w:hint="default"/>
      </w:rPr>
    </w:lvl>
    <w:lvl w:ilvl="3">
      <w:start w:val="1"/>
      <w:numFmt w:val="decimal"/>
      <w:isLgl/>
      <w:lvlText w:val="%1.%2.%3.%4"/>
      <w:lvlJc w:val="left"/>
      <w:pPr>
        <w:ind w:left="243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930" w:hanging="1080"/>
      </w:pPr>
      <w:rPr>
        <w:rFonts w:hint="default"/>
      </w:rPr>
    </w:lvl>
    <w:lvl w:ilvl="6">
      <w:start w:val="1"/>
      <w:numFmt w:val="decimal"/>
      <w:isLgl/>
      <w:lvlText w:val="%1.%2.%3.%4.%5.%6.%7"/>
      <w:lvlJc w:val="left"/>
      <w:pPr>
        <w:ind w:left="4860" w:hanging="1440"/>
      </w:pPr>
      <w:rPr>
        <w:rFonts w:hint="default"/>
      </w:rPr>
    </w:lvl>
    <w:lvl w:ilvl="7">
      <w:start w:val="1"/>
      <w:numFmt w:val="decimal"/>
      <w:isLgl/>
      <w:lvlText w:val="%1.%2.%3.%4.%5.%6.%7.%8"/>
      <w:lvlJc w:val="left"/>
      <w:pPr>
        <w:ind w:left="5430" w:hanging="1440"/>
      </w:pPr>
      <w:rPr>
        <w:rFonts w:hint="default"/>
      </w:rPr>
    </w:lvl>
    <w:lvl w:ilvl="8">
      <w:start w:val="1"/>
      <w:numFmt w:val="decimal"/>
      <w:isLgl/>
      <w:lvlText w:val="%1.%2.%3.%4.%5.%6.%7.%8.%9"/>
      <w:lvlJc w:val="left"/>
      <w:pPr>
        <w:ind w:left="6360" w:hanging="1800"/>
      </w:pPr>
      <w:rPr>
        <w:rFonts w:hint="default"/>
      </w:rPr>
    </w:lvl>
  </w:abstractNum>
  <w:abstractNum w:abstractNumId="17" w15:restartNumberingAfterBreak="0">
    <w:nsid w:val="2F9A7347"/>
    <w:multiLevelType w:val="multilevel"/>
    <w:tmpl w:val="AA84141C"/>
    <w:lvl w:ilvl="0">
      <w:start w:val="1"/>
      <w:numFmt w:val="decimal"/>
      <w:pStyle w:val="ListNumber"/>
      <w:lvlText w:val="%1"/>
      <w:lvlJc w:val="left"/>
      <w:pPr>
        <w:tabs>
          <w:tab w:val="num" w:pos="1701"/>
        </w:tabs>
        <w:ind w:left="1701" w:hanging="567"/>
      </w:pPr>
      <w:rPr>
        <w:rFonts w:hint="default"/>
      </w:rPr>
    </w:lvl>
    <w:lvl w:ilvl="1">
      <w:start w:val="1"/>
      <w:numFmt w:val="lowerLetter"/>
      <w:lvlText w:val="(%2)"/>
      <w:lvlJc w:val="left"/>
      <w:pPr>
        <w:tabs>
          <w:tab w:val="num" w:pos="2268"/>
        </w:tabs>
        <w:ind w:left="2268" w:hanging="567"/>
      </w:pPr>
      <w:rPr>
        <w:rFonts w:hint="default"/>
      </w:rPr>
    </w:lvl>
    <w:lvl w:ilvl="2">
      <w:start w:val="1"/>
      <w:numFmt w:val="lowerRoman"/>
      <w:lvlText w:val="(%3)"/>
      <w:lvlJc w:val="left"/>
      <w:pPr>
        <w:tabs>
          <w:tab w:val="num" w:pos="2835"/>
        </w:tabs>
        <w:ind w:left="2835" w:hanging="567"/>
      </w:pPr>
      <w:rPr>
        <w:rFonts w:hint="default"/>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7"/>
      <w:lvlJc w:val="left"/>
      <w:pPr>
        <w:tabs>
          <w:tab w:val="num" w:pos="5103"/>
        </w:tabs>
        <w:ind w:left="5103" w:hanging="567"/>
      </w:pPr>
      <w:rPr>
        <w:rFonts w:hint="default"/>
      </w:rPr>
    </w:lvl>
    <w:lvl w:ilvl="7">
      <w:start w:val="1"/>
      <w:numFmt w:val="none"/>
      <w:lvlText w:val="%8"/>
      <w:lvlJc w:val="left"/>
      <w:pPr>
        <w:tabs>
          <w:tab w:val="num" w:pos="5670"/>
        </w:tabs>
        <w:ind w:left="5670" w:hanging="567"/>
      </w:pPr>
      <w:rPr>
        <w:rFonts w:hint="default"/>
      </w:rPr>
    </w:lvl>
    <w:lvl w:ilvl="8">
      <w:start w:val="1"/>
      <w:numFmt w:val="none"/>
      <w:lvlText w:val="%9"/>
      <w:lvlJc w:val="left"/>
      <w:pPr>
        <w:tabs>
          <w:tab w:val="num" w:pos="5670"/>
        </w:tabs>
        <w:ind w:left="5670" w:hanging="567"/>
      </w:pPr>
      <w:rPr>
        <w:rFonts w:hint="default"/>
      </w:rPr>
    </w:lvl>
  </w:abstractNum>
  <w:abstractNum w:abstractNumId="18" w15:restartNumberingAfterBreak="0">
    <w:nsid w:val="2FFF0758"/>
    <w:multiLevelType w:val="multilevel"/>
    <w:tmpl w:val="397A560C"/>
    <w:lvl w:ilvl="0">
      <w:start w:val="1"/>
      <w:numFmt w:val="decimal"/>
      <w:pStyle w:val="Heading6"/>
      <w:lvlText w:val="Schedule %1"/>
      <w:lvlJc w:val="left"/>
      <w:pPr>
        <w:tabs>
          <w:tab w:val="num" w:pos="1985"/>
        </w:tabs>
        <w:ind w:left="567" w:hanging="567"/>
      </w:pPr>
      <w:rPr>
        <w:rFonts w:cs="Times New Roman" w:hint="default"/>
        <w:b/>
        <w:bCs w:val="0"/>
        <w:i w:val="0"/>
        <w:iCs w:val="0"/>
        <w:caps w:val="0"/>
        <w:smallCaps w:val="0"/>
        <w:strike w:val="0"/>
        <w:dstrike w:val="0"/>
        <w:noProof w:val="0"/>
        <w:vanish w:val="0"/>
        <w:color w:val="0047BB"/>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1">
      <w:start w:val="1"/>
      <w:numFmt w:val="decimal"/>
      <w:pStyle w:val="Sch1"/>
      <w:lvlText w:val="%2"/>
      <w:lvlJc w:val="left"/>
      <w:pPr>
        <w:tabs>
          <w:tab w:val="num" w:pos="567"/>
        </w:tabs>
        <w:ind w:left="567" w:hanging="567"/>
      </w:pPr>
      <w:rPr>
        <w:rFonts w:hint="default"/>
        <w:b/>
        <w:i w:val="0"/>
      </w:rPr>
    </w:lvl>
    <w:lvl w:ilvl="2">
      <w:start w:val="1"/>
      <w:numFmt w:val="decimal"/>
      <w:pStyle w:val="Sch2"/>
      <w:lvlText w:val="%2.%3"/>
      <w:lvlJc w:val="left"/>
      <w:pPr>
        <w:tabs>
          <w:tab w:val="num" w:pos="1134"/>
        </w:tabs>
        <w:ind w:left="1134" w:hanging="567"/>
      </w:pPr>
      <w:rPr>
        <w:rFonts w:hint="default"/>
      </w:rPr>
    </w:lvl>
    <w:lvl w:ilvl="3">
      <w:start w:val="1"/>
      <w:numFmt w:val="lowerLetter"/>
      <w:pStyle w:val="Sch3"/>
      <w:lvlText w:val="(%4)"/>
      <w:lvlJc w:val="left"/>
      <w:pPr>
        <w:tabs>
          <w:tab w:val="num" w:pos="1701"/>
        </w:tabs>
        <w:ind w:left="1701" w:hanging="567"/>
      </w:pPr>
      <w:rPr>
        <w:rFonts w:hint="default"/>
      </w:rPr>
    </w:lvl>
    <w:lvl w:ilvl="4">
      <w:start w:val="1"/>
      <w:numFmt w:val="lowerRoman"/>
      <w:pStyle w:val="Sch4"/>
      <w:lvlText w:val="(%5)"/>
      <w:lvlJc w:val="left"/>
      <w:pPr>
        <w:tabs>
          <w:tab w:val="num" w:pos="2268"/>
        </w:tabs>
        <w:ind w:left="2268" w:hanging="567"/>
      </w:pPr>
      <w:rPr>
        <w:rFonts w:cs="Times New Roman" w:hint="default"/>
        <w:bCs w:val="0"/>
        <w:i w:val="0"/>
        <w:iCs w:val="0"/>
        <w:caps w:val="0"/>
        <w:smallCaps w:val="0"/>
        <w:strike w:val="0"/>
        <w:dstrike w:val="0"/>
        <w:noProof w:val="0"/>
        <w:vanish w:val="0"/>
        <w:color w:val="000000"/>
        <w:spacing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5">
      <w:start w:val="1"/>
      <w:numFmt w:val="upperLetter"/>
      <w:pStyle w:val="Sch5"/>
      <w:lvlText w:val="(%6)"/>
      <w:lvlJc w:val="left"/>
      <w:pPr>
        <w:tabs>
          <w:tab w:val="num" w:pos="2835"/>
        </w:tabs>
        <w:ind w:left="2835" w:hanging="567"/>
      </w:pPr>
      <w:rPr>
        <w:rFonts w:hint="default"/>
      </w:rPr>
    </w:lvl>
    <w:lvl w:ilvl="6">
      <w:start w:val="1"/>
      <w:numFmt w:val="upperLetter"/>
      <w:lvlRestart w:val="1"/>
      <w:pStyle w:val="Heading6A"/>
      <w:lvlText w:val="Schedule %1%7"/>
      <w:lvlJc w:val="left"/>
      <w:pPr>
        <w:tabs>
          <w:tab w:val="num" w:pos="1985"/>
        </w:tabs>
        <w:ind w:left="567" w:hanging="567"/>
      </w:pPr>
      <w:rPr>
        <w:rFonts w:hint="default"/>
        <w:b/>
        <w:i w:val="0"/>
        <w:color w:val="195988"/>
      </w:rPr>
    </w:lvl>
    <w:lvl w:ilvl="7">
      <w:start w:val="1"/>
      <w:numFmt w:val="upperLetter"/>
      <w:pStyle w:val="Sch1A"/>
      <w:lvlText w:val="%1%8"/>
      <w:lvlJc w:val="left"/>
      <w:pPr>
        <w:tabs>
          <w:tab w:val="num" w:pos="567"/>
        </w:tabs>
        <w:ind w:left="567" w:hanging="567"/>
      </w:pPr>
      <w:rPr>
        <w:rFonts w:hint="default"/>
        <w:b/>
        <w:i w:val="0"/>
        <w:color w:val="0047BB"/>
      </w:rPr>
    </w:lvl>
    <w:lvl w:ilvl="8">
      <w:start w:val="1"/>
      <w:numFmt w:val="decimal"/>
      <w:pStyle w:val="Sch2A"/>
      <w:lvlText w:val="%3%8.%9"/>
      <w:lvlJc w:val="left"/>
      <w:pPr>
        <w:tabs>
          <w:tab w:val="num" w:pos="1134"/>
        </w:tabs>
        <w:ind w:left="1134" w:hanging="567"/>
      </w:pPr>
      <w:rPr>
        <w:rFonts w:hint="default"/>
      </w:rPr>
    </w:lvl>
  </w:abstractNum>
  <w:abstractNum w:abstractNumId="19" w15:restartNumberingAfterBreak="0">
    <w:nsid w:val="348A6169"/>
    <w:multiLevelType w:val="hybridMultilevel"/>
    <w:tmpl w:val="3EBE70C0"/>
    <w:lvl w:ilvl="0" w:tplc="AE00DC7C">
      <w:start w:val="4"/>
      <w:numFmt w:val="decimal"/>
      <w:lvlText w:val="%1"/>
      <w:lvlJc w:val="left"/>
      <w:pPr>
        <w:ind w:left="720" w:hanging="360"/>
      </w:pPr>
      <w:rPr>
        <w:rFonts w:hint="default"/>
      </w:rPr>
    </w:lvl>
    <w:lvl w:ilvl="1" w:tplc="092662A6" w:tentative="1">
      <w:start w:val="1"/>
      <w:numFmt w:val="lowerLetter"/>
      <w:lvlText w:val="%2."/>
      <w:lvlJc w:val="left"/>
      <w:pPr>
        <w:ind w:left="1440" w:hanging="360"/>
      </w:pPr>
    </w:lvl>
    <w:lvl w:ilvl="2" w:tplc="F22C05B2" w:tentative="1">
      <w:start w:val="1"/>
      <w:numFmt w:val="lowerRoman"/>
      <w:lvlText w:val="%3."/>
      <w:lvlJc w:val="right"/>
      <w:pPr>
        <w:ind w:left="2160" w:hanging="180"/>
      </w:pPr>
    </w:lvl>
    <w:lvl w:ilvl="3" w:tplc="B8A06588" w:tentative="1">
      <w:start w:val="1"/>
      <w:numFmt w:val="decimal"/>
      <w:lvlText w:val="%4."/>
      <w:lvlJc w:val="left"/>
      <w:pPr>
        <w:ind w:left="2880" w:hanging="360"/>
      </w:pPr>
    </w:lvl>
    <w:lvl w:ilvl="4" w:tplc="A42A5E86" w:tentative="1">
      <w:start w:val="1"/>
      <w:numFmt w:val="lowerLetter"/>
      <w:lvlText w:val="%5."/>
      <w:lvlJc w:val="left"/>
      <w:pPr>
        <w:ind w:left="3600" w:hanging="360"/>
      </w:pPr>
    </w:lvl>
    <w:lvl w:ilvl="5" w:tplc="CDFA8B32" w:tentative="1">
      <w:start w:val="1"/>
      <w:numFmt w:val="lowerRoman"/>
      <w:lvlText w:val="%6."/>
      <w:lvlJc w:val="right"/>
      <w:pPr>
        <w:ind w:left="4320" w:hanging="180"/>
      </w:pPr>
    </w:lvl>
    <w:lvl w:ilvl="6" w:tplc="97E0DDB8" w:tentative="1">
      <w:start w:val="1"/>
      <w:numFmt w:val="decimal"/>
      <w:lvlText w:val="%7."/>
      <w:lvlJc w:val="left"/>
      <w:pPr>
        <w:ind w:left="5040" w:hanging="360"/>
      </w:pPr>
    </w:lvl>
    <w:lvl w:ilvl="7" w:tplc="618815B8" w:tentative="1">
      <w:start w:val="1"/>
      <w:numFmt w:val="lowerLetter"/>
      <w:lvlText w:val="%8."/>
      <w:lvlJc w:val="left"/>
      <w:pPr>
        <w:ind w:left="5760" w:hanging="360"/>
      </w:pPr>
    </w:lvl>
    <w:lvl w:ilvl="8" w:tplc="81761E18" w:tentative="1">
      <w:start w:val="1"/>
      <w:numFmt w:val="lowerRoman"/>
      <w:lvlText w:val="%9."/>
      <w:lvlJc w:val="right"/>
      <w:pPr>
        <w:ind w:left="6480" w:hanging="180"/>
      </w:pPr>
    </w:lvl>
  </w:abstractNum>
  <w:abstractNum w:abstractNumId="20" w15:restartNumberingAfterBreak="0">
    <w:nsid w:val="37DE07AF"/>
    <w:multiLevelType w:val="multilevel"/>
    <w:tmpl w:val="B7FCEF8C"/>
    <w:styleLink w:val="111111"/>
    <w:lvl w:ilvl="0">
      <w:start w:val="1"/>
      <w:numFmt w:val="decimal"/>
      <w:lvlText w:val="%1"/>
      <w:lvlJc w:val="left"/>
      <w:pPr>
        <w:tabs>
          <w:tab w:val="num" w:pos="567"/>
        </w:tabs>
        <w:ind w:left="1701" w:hanging="567"/>
      </w:pPr>
      <w:rPr>
        <w:rFonts w:hint="default"/>
      </w:rPr>
    </w:lvl>
    <w:lvl w:ilvl="1">
      <w:start w:val="1"/>
      <w:numFmt w:val="decimal"/>
      <w:lvlText w:val="%1.%2"/>
      <w:lvlJc w:val="left"/>
      <w:pPr>
        <w:tabs>
          <w:tab w:val="num" w:pos="567"/>
        </w:tabs>
        <w:ind w:left="1701" w:hanging="567"/>
      </w:pPr>
      <w:rPr>
        <w:rFonts w:hint="default"/>
      </w:rPr>
    </w:lvl>
    <w:lvl w:ilvl="2">
      <w:start w:val="1"/>
      <w:numFmt w:val="none"/>
      <w:lvlText w:val=""/>
      <w:lvlJc w:val="left"/>
      <w:pPr>
        <w:tabs>
          <w:tab w:val="num" w:pos="0"/>
        </w:tabs>
        <w:ind w:left="1134" w:firstLine="0"/>
      </w:pPr>
      <w:rPr>
        <w:rFonts w:hint="default"/>
      </w:rPr>
    </w:lvl>
    <w:lvl w:ilvl="3">
      <w:start w:val="1"/>
      <w:numFmt w:val="none"/>
      <w:lvlText w:val=""/>
      <w:lvlJc w:val="left"/>
      <w:pPr>
        <w:tabs>
          <w:tab w:val="num" w:pos="0"/>
        </w:tabs>
        <w:ind w:left="1134" w:firstLine="0"/>
      </w:pPr>
      <w:rPr>
        <w:rFonts w:hint="default"/>
      </w:rPr>
    </w:lvl>
    <w:lvl w:ilvl="4">
      <w:start w:val="1"/>
      <w:numFmt w:val="none"/>
      <w:lvlText w:val=""/>
      <w:lvlJc w:val="left"/>
      <w:pPr>
        <w:tabs>
          <w:tab w:val="num" w:pos="0"/>
        </w:tabs>
        <w:ind w:left="1134" w:firstLine="0"/>
      </w:pPr>
      <w:rPr>
        <w:rFonts w:hint="default"/>
      </w:rPr>
    </w:lvl>
    <w:lvl w:ilvl="5">
      <w:start w:val="1"/>
      <w:numFmt w:val="none"/>
      <w:lvlText w:val=""/>
      <w:lvlJc w:val="left"/>
      <w:pPr>
        <w:tabs>
          <w:tab w:val="num" w:pos="0"/>
        </w:tabs>
        <w:ind w:left="1134" w:firstLine="0"/>
      </w:pPr>
      <w:rPr>
        <w:rFonts w:hint="default"/>
      </w:rPr>
    </w:lvl>
    <w:lvl w:ilvl="6">
      <w:start w:val="1"/>
      <w:numFmt w:val="none"/>
      <w:lvlText w:val=""/>
      <w:lvlJc w:val="left"/>
      <w:pPr>
        <w:tabs>
          <w:tab w:val="num" w:pos="0"/>
        </w:tabs>
        <w:ind w:left="1134" w:firstLine="0"/>
      </w:pPr>
      <w:rPr>
        <w:rFonts w:hint="default"/>
      </w:rPr>
    </w:lvl>
    <w:lvl w:ilvl="7">
      <w:start w:val="1"/>
      <w:numFmt w:val="none"/>
      <w:lvlText w:val=""/>
      <w:lvlJc w:val="left"/>
      <w:pPr>
        <w:tabs>
          <w:tab w:val="num" w:pos="0"/>
        </w:tabs>
        <w:ind w:left="1134" w:firstLine="0"/>
      </w:pPr>
      <w:rPr>
        <w:rFonts w:hint="default"/>
      </w:rPr>
    </w:lvl>
    <w:lvl w:ilvl="8">
      <w:start w:val="1"/>
      <w:numFmt w:val="none"/>
      <w:lvlText w:val=""/>
      <w:lvlJc w:val="left"/>
      <w:pPr>
        <w:tabs>
          <w:tab w:val="num" w:pos="0"/>
        </w:tabs>
        <w:ind w:left="1134" w:firstLine="0"/>
      </w:pPr>
      <w:rPr>
        <w:rFonts w:hint="default"/>
      </w:rPr>
    </w:lvl>
  </w:abstractNum>
  <w:abstractNum w:abstractNumId="21" w15:restartNumberingAfterBreak="0">
    <w:nsid w:val="45BE40F0"/>
    <w:multiLevelType w:val="multilevel"/>
    <w:tmpl w:val="5E1CE28A"/>
    <w:lvl w:ilvl="0">
      <w:start w:val="1"/>
      <w:numFmt w:val="bullet"/>
      <w:pStyle w:val="PrecCoverListBullet"/>
      <w:lvlText w:val=""/>
      <w:lvlJc w:val="left"/>
      <w:pPr>
        <w:tabs>
          <w:tab w:val="num" w:pos="567"/>
        </w:tabs>
        <w:ind w:left="567" w:hanging="567"/>
      </w:pPr>
      <w:rPr>
        <w:rFonts w:ascii="Wingdings 2" w:hAnsi="Wingdings 2" w:hint="default"/>
      </w:rPr>
    </w:lvl>
    <w:lvl w:ilvl="1">
      <w:start w:val="1"/>
      <w:numFmt w:val="bullet"/>
      <w:pStyle w:val="PrecCoverListBullet2"/>
      <w:lvlText w:val=""/>
      <w:lvlJc w:val="left"/>
      <w:pPr>
        <w:tabs>
          <w:tab w:val="num" w:pos="1134"/>
        </w:tabs>
        <w:ind w:left="1134" w:hanging="567"/>
      </w:pPr>
      <w:rPr>
        <w:rFonts w:ascii="Symbol" w:hAnsi="Symbol" w:hint="default"/>
      </w:rPr>
    </w:lvl>
    <w:lvl w:ilvl="2">
      <w:start w:val="1"/>
      <w:numFmt w:val="none"/>
      <w:lvlText w:val=""/>
      <w:lvlJc w:val="left"/>
      <w:pPr>
        <w:tabs>
          <w:tab w:val="num" w:pos="2835"/>
        </w:tabs>
        <w:ind w:left="2835" w:hanging="567"/>
      </w:pPr>
      <w:rPr>
        <w:rFonts w:hint="default"/>
      </w:rPr>
    </w:lvl>
    <w:lvl w:ilvl="3">
      <w:start w:val="1"/>
      <w:numFmt w:val="none"/>
      <w:lvlText w:val=""/>
      <w:lvlJc w:val="left"/>
      <w:pPr>
        <w:tabs>
          <w:tab w:val="num" w:pos="3402"/>
        </w:tabs>
        <w:ind w:left="3402" w:hanging="567"/>
      </w:pPr>
      <w:rPr>
        <w:rFonts w:hint="default"/>
      </w:rPr>
    </w:lvl>
    <w:lvl w:ilvl="4">
      <w:start w:val="1"/>
      <w:numFmt w:val="none"/>
      <w:lvlText w:val=""/>
      <w:lvlJc w:val="left"/>
      <w:pPr>
        <w:tabs>
          <w:tab w:val="num" w:pos="3969"/>
        </w:tabs>
        <w:ind w:left="3969" w:hanging="567"/>
      </w:pPr>
      <w:rPr>
        <w:rFonts w:hint="default"/>
      </w:rPr>
    </w:lvl>
    <w:lvl w:ilvl="5">
      <w:start w:val="1"/>
      <w:numFmt w:val="none"/>
      <w:lvlText w:val=""/>
      <w:lvlJc w:val="left"/>
      <w:pPr>
        <w:tabs>
          <w:tab w:val="num" w:pos="4536"/>
        </w:tabs>
        <w:ind w:left="4536" w:hanging="567"/>
      </w:pPr>
      <w:rPr>
        <w:rFonts w:hint="default"/>
      </w:rPr>
    </w:lvl>
    <w:lvl w:ilvl="6">
      <w:start w:val="1"/>
      <w:numFmt w:val="none"/>
      <w:lvlText w:val=""/>
      <w:lvlJc w:val="left"/>
      <w:pPr>
        <w:tabs>
          <w:tab w:val="num" w:pos="4536"/>
        </w:tabs>
        <w:ind w:left="4536" w:hanging="567"/>
      </w:pPr>
      <w:rPr>
        <w:rFonts w:hint="default"/>
      </w:rPr>
    </w:lvl>
    <w:lvl w:ilvl="7">
      <w:start w:val="1"/>
      <w:numFmt w:val="none"/>
      <w:lvlText w:val=""/>
      <w:lvlJc w:val="left"/>
      <w:pPr>
        <w:tabs>
          <w:tab w:val="num" w:pos="5103"/>
        </w:tabs>
        <w:ind w:left="5103" w:hanging="567"/>
      </w:pPr>
      <w:rPr>
        <w:rFonts w:hint="default"/>
      </w:rPr>
    </w:lvl>
    <w:lvl w:ilvl="8">
      <w:start w:val="1"/>
      <w:numFmt w:val="none"/>
      <w:lvlText w:val=""/>
      <w:lvlJc w:val="left"/>
      <w:pPr>
        <w:tabs>
          <w:tab w:val="num" w:pos="6237"/>
        </w:tabs>
        <w:ind w:left="6237" w:hanging="567"/>
      </w:pPr>
      <w:rPr>
        <w:rFonts w:hint="default"/>
      </w:rPr>
    </w:lvl>
  </w:abstractNum>
  <w:abstractNum w:abstractNumId="22" w15:restartNumberingAfterBreak="0">
    <w:nsid w:val="46B00855"/>
    <w:multiLevelType w:val="hybridMultilevel"/>
    <w:tmpl w:val="9B1AB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3234A7"/>
    <w:multiLevelType w:val="multilevel"/>
    <w:tmpl w:val="69D6B6DE"/>
    <w:styleLink w:val="1ai"/>
    <w:lvl w:ilvl="0">
      <w:start w:val="1"/>
      <w:numFmt w:val="upperLetter"/>
      <w:pStyle w:val="Heading9"/>
      <w:lvlText w:val="Part %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4" w15:restartNumberingAfterBreak="0">
    <w:nsid w:val="4A0C6AE6"/>
    <w:multiLevelType w:val="multilevel"/>
    <w:tmpl w:val="A5344C0C"/>
    <w:lvl w:ilvl="0">
      <w:start w:val="1"/>
      <w:numFmt w:val="upperLetter"/>
      <w:pStyle w:val="DeedBackground"/>
      <w:lvlText w:val="%1"/>
      <w:lvlJc w:val="left"/>
      <w:pPr>
        <w:tabs>
          <w:tab w:val="num" w:pos="1701"/>
        </w:tabs>
        <w:ind w:left="1701" w:hanging="567"/>
      </w:pPr>
      <w:rPr>
        <w:rFonts w:hint="default"/>
      </w:rPr>
    </w:lvl>
    <w:lvl w:ilvl="1">
      <w:start w:val="1"/>
      <w:numFmt w:val="none"/>
      <w:lvlText w:val="%2"/>
      <w:lvlJc w:val="left"/>
      <w:pPr>
        <w:tabs>
          <w:tab w:val="num" w:pos="1701"/>
        </w:tabs>
        <w:ind w:left="1701" w:hanging="567"/>
      </w:pPr>
      <w:rPr>
        <w:rFonts w:hint="default"/>
      </w:rPr>
    </w:lvl>
    <w:lvl w:ilvl="2">
      <w:start w:val="1"/>
      <w:numFmt w:val="none"/>
      <w:lvlText w:val="%3"/>
      <w:lvlJc w:val="left"/>
      <w:pPr>
        <w:tabs>
          <w:tab w:val="num" w:pos="1701"/>
        </w:tabs>
        <w:ind w:left="1701" w:hanging="567"/>
      </w:pPr>
      <w:rPr>
        <w:rFonts w:hint="default"/>
        <w:color w:val="auto"/>
        <w:sz w:val="16"/>
        <w:szCs w:val="16"/>
      </w:rPr>
    </w:lvl>
    <w:lvl w:ilvl="3">
      <w:start w:val="1"/>
      <w:numFmt w:val="none"/>
      <w:lvlText w:val=""/>
      <w:lvlJc w:val="left"/>
      <w:pPr>
        <w:tabs>
          <w:tab w:val="num" w:pos="1701"/>
        </w:tabs>
        <w:ind w:left="1701" w:hanging="567"/>
      </w:pPr>
      <w:rPr>
        <w:rFonts w:hint="default"/>
      </w:rPr>
    </w:lvl>
    <w:lvl w:ilvl="4">
      <w:start w:val="1"/>
      <w:numFmt w:val="none"/>
      <w:lvlText w:val=""/>
      <w:lvlJc w:val="left"/>
      <w:pPr>
        <w:tabs>
          <w:tab w:val="num" w:pos="1701"/>
        </w:tabs>
        <w:ind w:left="1701" w:hanging="567"/>
      </w:pPr>
      <w:rPr>
        <w:rFonts w:hint="default"/>
      </w:rPr>
    </w:lvl>
    <w:lvl w:ilvl="5">
      <w:start w:val="1"/>
      <w:numFmt w:val="none"/>
      <w:lvlText w:val=""/>
      <w:lvlJc w:val="left"/>
      <w:pPr>
        <w:tabs>
          <w:tab w:val="num" w:pos="1701"/>
        </w:tabs>
        <w:ind w:left="1701" w:hanging="567"/>
      </w:pPr>
      <w:rPr>
        <w:rFonts w:hint="default"/>
      </w:rPr>
    </w:lvl>
    <w:lvl w:ilvl="6">
      <w:start w:val="1"/>
      <w:numFmt w:val="none"/>
      <w:lvlText w:val="%7"/>
      <w:lvlJc w:val="left"/>
      <w:pPr>
        <w:tabs>
          <w:tab w:val="num" w:pos="1701"/>
        </w:tabs>
        <w:ind w:left="1701" w:hanging="567"/>
      </w:pPr>
      <w:rPr>
        <w:rFonts w:hint="default"/>
      </w:rPr>
    </w:lvl>
    <w:lvl w:ilvl="7">
      <w:start w:val="1"/>
      <w:numFmt w:val="none"/>
      <w:lvlText w:val="%8"/>
      <w:lvlJc w:val="left"/>
      <w:pPr>
        <w:tabs>
          <w:tab w:val="num" w:pos="1701"/>
        </w:tabs>
        <w:ind w:left="1701" w:hanging="567"/>
      </w:pPr>
      <w:rPr>
        <w:rFonts w:hint="default"/>
      </w:rPr>
    </w:lvl>
    <w:lvl w:ilvl="8">
      <w:start w:val="1"/>
      <w:numFmt w:val="none"/>
      <w:lvlText w:val="%9"/>
      <w:lvlJc w:val="left"/>
      <w:pPr>
        <w:tabs>
          <w:tab w:val="num" w:pos="1701"/>
        </w:tabs>
        <w:ind w:left="1134" w:firstLine="0"/>
      </w:pPr>
      <w:rPr>
        <w:rFonts w:hint="default"/>
      </w:rPr>
    </w:lvl>
  </w:abstractNum>
  <w:abstractNum w:abstractNumId="25" w15:restartNumberingAfterBreak="0">
    <w:nsid w:val="500358D7"/>
    <w:multiLevelType w:val="hybridMultilevel"/>
    <w:tmpl w:val="EB20E116"/>
    <w:lvl w:ilvl="0" w:tplc="ACAA7F08">
      <w:start w:val="1"/>
      <w:numFmt w:val="bullet"/>
      <w:pStyle w:val="PrecListBullet"/>
      <w:lvlText w:val=""/>
      <w:lvlJc w:val="left"/>
      <w:pPr>
        <w:tabs>
          <w:tab w:val="num" w:pos="284"/>
        </w:tabs>
        <w:ind w:left="284" w:hanging="284"/>
      </w:pPr>
      <w:rPr>
        <w:rFonts w:ascii="Wingdings 2" w:hAnsi="Wingdings 2" w:hint="default"/>
      </w:rPr>
    </w:lvl>
    <w:lvl w:ilvl="1" w:tplc="E3FE220E" w:tentative="1">
      <w:start w:val="1"/>
      <w:numFmt w:val="bullet"/>
      <w:lvlText w:val="o"/>
      <w:lvlJc w:val="left"/>
      <w:pPr>
        <w:tabs>
          <w:tab w:val="num" w:pos="1440"/>
        </w:tabs>
        <w:ind w:left="1440" w:hanging="360"/>
      </w:pPr>
      <w:rPr>
        <w:rFonts w:ascii="Courier New" w:hAnsi="Courier New" w:hint="default"/>
      </w:rPr>
    </w:lvl>
    <w:lvl w:ilvl="2" w:tplc="F132B1C0" w:tentative="1">
      <w:start w:val="1"/>
      <w:numFmt w:val="bullet"/>
      <w:lvlText w:val=""/>
      <w:lvlJc w:val="left"/>
      <w:pPr>
        <w:tabs>
          <w:tab w:val="num" w:pos="2160"/>
        </w:tabs>
        <w:ind w:left="2160" w:hanging="360"/>
      </w:pPr>
      <w:rPr>
        <w:rFonts w:ascii="Wingdings" w:hAnsi="Wingdings" w:hint="default"/>
      </w:rPr>
    </w:lvl>
    <w:lvl w:ilvl="3" w:tplc="9BFA47B6" w:tentative="1">
      <w:start w:val="1"/>
      <w:numFmt w:val="bullet"/>
      <w:lvlText w:val=""/>
      <w:lvlJc w:val="left"/>
      <w:pPr>
        <w:tabs>
          <w:tab w:val="num" w:pos="2880"/>
        </w:tabs>
        <w:ind w:left="2880" w:hanging="360"/>
      </w:pPr>
      <w:rPr>
        <w:rFonts w:ascii="Symbol" w:hAnsi="Symbol" w:hint="default"/>
      </w:rPr>
    </w:lvl>
    <w:lvl w:ilvl="4" w:tplc="5F98BE60" w:tentative="1">
      <w:start w:val="1"/>
      <w:numFmt w:val="bullet"/>
      <w:lvlText w:val="o"/>
      <w:lvlJc w:val="left"/>
      <w:pPr>
        <w:tabs>
          <w:tab w:val="num" w:pos="3600"/>
        </w:tabs>
        <w:ind w:left="3600" w:hanging="360"/>
      </w:pPr>
      <w:rPr>
        <w:rFonts w:ascii="Courier New" w:hAnsi="Courier New" w:hint="default"/>
      </w:rPr>
    </w:lvl>
    <w:lvl w:ilvl="5" w:tplc="E1109F84" w:tentative="1">
      <w:start w:val="1"/>
      <w:numFmt w:val="bullet"/>
      <w:lvlText w:val=""/>
      <w:lvlJc w:val="left"/>
      <w:pPr>
        <w:tabs>
          <w:tab w:val="num" w:pos="4320"/>
        </w:tabs>
        <w:ind w:left="4320" w:hanging="360"/>
      </w:pPr>
      <w:rPr>
        <w:rFonts w:ascii="Wingdings" w:hAnsi="Wingdings" w:hint="default"/>
      </w:rPr>
    </w:lvl>
    <w:lvl w:ilvl="6" w:tplc="271A765A" w:tentative="1">
      <w:start w:val="1"/>
      <w:numFmt w:val="bullet"/>
      <w:lvlText w:val=""/>
      <w:lvlJc w:val="left"/>
      <w:pPr>
        <w:tabs>
          <w:tab w:val="num" w:pos="5040"/>
        </w:tabs>
        <w:ind w:left="5040" w:hanging="360"/>
      </w:pPr>
      <w:rPr>
        <w:rFonts w:ascii="Symbol" w:hAnsi="Symbol" w:hint="default"/>
      </w:rPr>
    </w:lvl>
    <w:lvl w:ilvl="7" w:tplc="BDCCB332" w:tentative="1">
      <w:start w:val="1"/>
      <w:numFmt w:val="bullet"/>
      <w:lvlText w:val="o"/>
      <w:lvlJc w:val="left"/>
      <w:pPr>
        <w:tabs>
          <w:tab w:val="num" w:pos="5760"/>
        </w:tabs>
        <w:ind w:left="5760" w:hanging="360"/>
      </w:pPr>
      <w:rPr>
        <w:rFonts w:ascii="Courier New" w:hAnsi="Courier New" w:hint="default"/>
      </w:rPr>
    </w:lvl>
    <w:lvl w:ilvl="8" w:tplc="132495B6"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6F0C06"/>
    <w:multiLevelType w:val="hybridMultilevel"/>
    <w:tmpl w:val="D89A3D90"/>
    <w:lvl w:ilvl="0" w:tplc="438CB4BC">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DD908F1"/>
    <w:multiLevelType w:val="hybridMultilevel"/>
    <w:tmpl w:val="75A0EF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4D050A2"/>
    <w:multiLevelType w:val="multilevel"/>
    <w:tmpl w:val="87B008E4"/>
    <w:lvl w:ilvl="0">
      <w:start w:val="1"/>
      <w:numFmt w:val="decimal"/>
      <w:pStyle w:val="DeedParties"/>
      <w:lvlText w:val="%1"/>
      <w:lvlJc w:val="left"/>
      <w:pPr>
        <w:tabs>
          <w:tab w:val="num" w:pos="1701"/>
        </w:tabs>
        <w:ind w:left="1701" w:hanging="567"/>
      </w:pPr>
      <w:rPr>
        <w:rFonts w:hint="default"/>
      </w:rPr>
    </w:lvl>
    <w:lvl w:ilvl="1">
      <w:start w:val="1"/>
      <w:numFmt w:val="none"/>
      <w:lvlText w:val="%2"/>
      <w:lvlJc w:val="left"/>
      <w:pPr>
        <w:tabs>
          <w:tab w:val="num" w:pos="1134"/>
        </w:tabs>
        <w:ind w:left="1134" w:hanging="567"/>
      </w:pPr>
      <w:rPr>
        <w:rFonts w:hint="default"/>
      </w:rPr>
    </w:lvl>
    <w:lvl w:ilvl="2">
      <w:start w:val="1"/>
      <w:numFmt w:val="none"/>
      <w:lvlText w:val="%3"/>
      <w:lvlJc w:val="left"/>
      <w:pPr>
        <w:tabs>
          <w:tab w:val="num" w:pos="1134"/>
        </w:tabs>
        <w:ind w:left="1134" w:hanging="567"/>
      </w:pPr>
      <w:rPr>
        <w:rFonts w:hint="default"/>
        <w:color w:val="auto"/>
        <w:sz w:val="16"/>
        <w:szCs w:val="16"/>
      </w:rPr>
    </w:lvl>
    <w:lvl w:ilvl="3">
      <w:start w:val="1"/>
      <w:numFmt w:val="none"/>
      <w:lvlText w:val=""/>
      <w:lvlJc w:val="left"/>
      <w:pPr>
        <w:tabs>
          <w:tab w:val="num" w:pos="1134"/>
        </w:tabs>
        <w:ind w:left="1134" w:hanging="567"/>
      </w:pPr>
      <w:rPr>
        <w:rFonts w:hint="default"/>
      </w:rPr>
    </w:lvl>
    <w:lvl w:ilvl="4">
      <w:start w:val="1"/>
      <w:numFmt w:val="none"/>
      <w:lvlText w:val=""/>
      <w:lvlJc w:val="left"/>
      <w:pPr>
        <w:tabs>
          <w:tab w:val="num" w:pos="1134"/>
        </w:tabs>
        <w:ind w:left="1134" w:hanging="567"/>
      </w:pPr>
      <w:rPr>
        <w:rFonts w:hint="default"/>
      </w:rPr>
    </w:lvl>
    <w:lvl w:ilvl="5">
      <w:start w:val="1"/>
      <w:numFmt w:val="none"/>
      <w:lvlText w:val=""/>
      <w:lvlJc w:val="left"/>
      <w:pPr>
        <w:tabs>
          <w:tab w:val="num" w:pos="1134"/>
        </w:tabs>
        <w:ind w:left="1134" w:hanging="567"/>
      </w:pPr>
      <w:rPr>
        <w:rFonts w:hint="default"/>
      </w:rPr>
    </w:lvl>
    <w:lvl w:ilvl="6">
      <w:start w:val="1"/>
      <w:numFmt w:val="none"/>
      <w:lvlText w:val="%7"/>
      <w:lvlJc w:val="left"/>
      <w:pPr>
        <w:tabs>
          <w:tab w:val="num" w:pos="1134"/>
        </w:tabs>
        <w:ind w:left="1134" w:hanging="567"/>
      </w:pPr>
      <w:rPr>
        <w:rFonts w:hint="default"/>
      </w:rPr>
    </w:lvl>
    <w:lvl w:ilvl="7">
      <w:start w:val="1"/>
      <w:numFmt w:val="none"/>
      <w:lvlText w:val="%8"/>
      <w:lvlJc w:val="left"/>
      <w:pPr>
        <w:tabs>
          <w:tab w:val="num" w:pos="1134"/>
        </w:tabs>
        <w:ind w:left="1134" w:hanging="567"/>
      </w:pPr>
      <w:rPr>
        <w:rFonts w:hint="default"/>
      </w:rPr>
    </w:lvl>
    <w:lvl w:ilvl="8">
      <w:start w:val="1"/>
      <w:numFmt w:val="none"/>
      <w:lvlText w:val="%9"/>
      <w:lvlJc w:val="left"/>
      <w:pPr>
        <w:tabs>
          <w:tab w:val="num" w:pos="1134"/>
        </w:tabs>
        <w:ind w:left="567" w:firstLine="0"/>
      </w:pPr>
      <w:rPr>
        <w:rFonts w:hint="default"/>
      </w:rPr>
    </w:lvl>
  </w:abstractNum>
  <w:abstractNum w:abstractNumId="29" w15:restartNumberingAfterBreak="0">
    <w:nsid w:val="65A36F9F"/>
    <w:multiLevelType w:val="multilevel"/>
    <w:tmpl w:val="696851AA"/>
    <w:lvl w:ilvl="0">
      <w:start w:val="1"/>
      <w:numFmt w:val="upperLetter"/>
      <w:pStyle w:val="Heading8"/>
      <w:lvlText w:val="Attachment %1"/>
      <w:lvlJc w:val="left"/>
      <w:pPr>
        <w:tabs>
          <w:tab w:val="num" w:pos="567"/>
        </w:tabs>
        <w:ind w:left="567" w:hanging="567"/>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666D2E55"/>
    <w:multiLevelType w:val="multilevel"/>
    <w:tmpl w:val="DBECAE3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D732CCC"/>
    <w:multiLevelType w:val="hybridMultilevel"/>
    <w:tmpl w:val="077EDFA0"/>
    <w:lvl w:ilvl="0" w:tplc="3576673A">
      <w:start w:val="5"/>
      <w:numFmt w:val="decimal"/>
      <w:lvlText w:val="%1"/>
      <w:lvlJc w:val="left"/>
      <w:pPr>
        <w:ind w:left="360" w:hanging="360"/>
      </w:pPr>
      <w:rPr>
        <w:rFonts w:hint="default"/>
      </w:rPr>
    </w:lvl>
    <w:lvl w:ilvl="1" w:tplc="B11637B8" w:tentative="1">
      <w:start w:val="1"/>
      <w:numFmt w:val="lowerLetter"/>
      <w:lvlText w:val="%2."/>
      <w:lvlJc w:val="left"/>
      <w:pPr>
        <w:ind w:left="1298" w:hanging="360"/>
      </w:pPr>
    </w:lvl>
    <w:lvl w:ilvl="2" w:tplc="E206989E" w:tentative="1">
      <w:start w:val="1"/>
      <w:numFmt w:val="lowerRoman"/>
      <w:lvlText w:val="%3."/>
      <w:lvlJc w:val="right"/>
      <w:pPr>
        <w:ind w:left="2018" w:hanging="180"/>
      </w:pPr>
    </w:lvl>
    <w:lvl w:ilvl="3" w:tplc="80AA71CE" w:tentative="1">
      <w:start w:val="1"/>
      <w:numFmt w:val="decimal"/>
      <w:lvlText w:val="%4."/>
      <w:lvlJc w:val="left"/>
      <w:pPr>
        <w:ind w:left="2738" w:hanging="360"/>
      </w:pPr>
    </w:lvl>
    <w:lvl w:ilvl="4" w:tplc="58DE8F92" w:tentative="1">
      <w:start w:val="1"/>
      <w:numFmt w:val="lowerLetter"/>
      <w:lvlText w:val="%5."/>
      <w:lvlJc w:val="left"/>
      <w:pPr>
        <w:ind w:left="3458" w:hanging="360"/>
      </w:pPr>
    </w:lvl>
    <w:lvl w:ilvl="5" w:tplc="4304742A" w:tentative="1">
      <w:start w:val="1"/>
      <w:numFmt w:val="lowerRoman"/>
      <w:lvlText w:val="%6."/>
      <w:lvlJc w:val="right"/>
      <w:pPr>
        <w:ind w:left="4178" w:hanging="180"/>
      </w:pPr>
    </w:lvl>
    <w:lvl w:ilvl="6" w:tplc="D500EDAE" w:tentative="1">
      <w:start w:val="1"/>
      <w:numFmt w:val="decimal"/>
      <w:lvlText w:val="%7."/>
      <w:lvlJc w:val="left"/>
      <w:pPr>
        <w:ind w:left="4898" w:hanging="360"/>
      </w:pPr>
    </w:lvl>
    <w:lvl w:ilvl="7" w:tplc="C5B66EC6" w:tentative="1">
      <w:start w:val="1"/>
      <w:numFmt w:val="lowerLetter"/>
      <w:lvlText w:val="%8."/>
      <w:lvlJc w:val="left"/>
      <w:pPr>
        <w:ind w:left="5618" w:hanging="360"/>
      </w:pPr>
    </w:lvl>
    <w:lvl w:ilvl="8" w:tplc="2AE60278" w:tentative="1">
      <w:start w:val="1"/>
      <w:numFmt w:val="lowerRoman"/>
      <w:lvlText w:val="%9."/>
      <w:lvlJc w:val="right"/>
      <w:pPr>
        <w:ind w:left="6338" w:hanging="180"/>
      </w:pPr>
    </w:lvl>
  </w:abstractNum>
  <w:abstractNum w:abstractNumId="32" w15:restartNumberingAfterBreak="0">
    <w:nsid w:val="6FAC780F"/>
    <w:multiLevelType w:val="hybridMultilevel"/>
    <w:tmpl w:val="2BE8D740"/>
    <w:lvl w:ilvl="0" w:tplc="063811AA">
      <w:start w:val="1"/>
      <w:numFmt w:val="bullet"/>
      <w:lvlText w:val=""/>
      <w:lvlJc w:val="left"/>
      <w:pPr>
        <w:ind w:left="720" w:hanging="360"/>
      </w:pPr>
      <w:rPr>
        <w:rFonts w:ascii="Wingdings" w:eastAsiaTheme="minorEastAsia"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20B4DEE"/>
    <w:multiLevelType w:val="hybridMultilevel"/>
    <w:tmpl w:val="14882316"/>
    <w:lvl w:ilvl="0" w:tplc="551812B2">
      <w:start w:val="1"/>
      <w:numFmt w:val="upperRoman"/>
      <w:lvlText w:val="%1."/>
      <w:lvlJc w:val="left"/>
      <w:pPr>
        <w:ind w:left="1080" w:hanging="720"/>
      </w:pPr>
      <w:rPr>
        <w:rFonts w:ascii="Arial" w:eastAsia="Times New Roman" w:hAnsi="Arial" w:cs="Arial"/>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52725A0"/>
    <w:multiLevelType w:val="hybridMultilevel"/>
    <w:tmpl w:val="560A1F36"/>
    <w:lvl w:ilvl="0" w:tplc="27FC39DC">
      <w:start w:val="1"/>
      <w:numFmt w:val="decimal"/>
      <w:lvlText w:val="%1 "/>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5BE5142"/>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6" w15:restartNumberingAfterBreak="0">
    <w:nsid w:val="75E10F47"/>
    <w:multiLevelType w:val="hybridMultilevel"/>
    <w:tmpl w:val="966E92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6C46F8"/>
    <w:multiLevelType w:val="hybridMultilevel"/>
    <w:tmpl w:val="74FC7ECA"/>
    <w:lvl w:ilvl="0" w:tplc="5C8E4DB2">
      <w:start w:val="1"/>
      <w:numFmt w:val="bullet"/>
      <w:pStyle w:val="PrecListBullet2"/>
      <w:lvlText w:val=""/>
      <w:lvlJc w:val="left"/>
      <w:pPr>
        <w:tabs>
          <w:tab w:val="num" w:pos="567"/>
        </w:tabs>
        <w:ind w:left="567" w:hanging="283"/>
      </w:pPr>
      <w:rPr>
        <w:rFonts w:ascii="Symbol" w:hAnsi="Symbol" w:hint="default"/>
      </w:rPr>
    </w:lvl>
    <w:lvl w:ilvl="1" w:tplc="286C0DBC" w:tentative="1">
      <w:start w:val="1"/>
      <w:numFmt w:val="bullet"/>
      <w:lvlText w:val="o"/>
      <w:lvlJc w:val="left"/>
      <w:pPr>
        <w:tabs>
          <w:tab w:val="num" w:pos="1440"/>
        </w:tabs>
        <w:ind w:left="1440" w:hanging="360"/>
      </w:pPr>
      <w:rPr>
        <w:rFonts w:ascii="Courier New" w:hAnsi="Courier New" w:hint="default"/>
      </w:rPr>
    </w:lvl>
    <w:lvl w:ilvl="2" w:tplc="6B68ECE2" w:tentative="1">
      <w:start w:val="1"/>
      <w:numFmt w:val="bullet"/>
      <w:lvlText w:val=""/>
      <w:lvlJc w:val="left"/>
      <w:pPr>
        <w:tabs>
          <w:tab w:val="num" w:pos="2160"/>
        </w:tabs>
        <w:ind w:left="2160" w:hanging="360"/>
      </w:pPr>
      <w:rPr>
        <w:rFonts w:ascii="Wingdings" w:hAnsi="Wingdings" w:hint="default"/>
      </w:rPr>
    </w:lvl>
    <w:lvl w:ilvl="3" w:tplc="49CCA6E4" w:tentative="1">
      <w:start w:val="1"/>
      <w:numFmt w:val="bullet"/>
      <w:lvlText w:val=""/>
      <w:lvlJc w:val="left"/>
      <w:pPr>
        <w:tabs>
          <w:tab w:val="num" w:pos="2880"/>
        </w:tabs>
        <w:ind w:left="2880" w:hanging="360"/>
      </w:pPr>
      <w:rPr>
        <w:rFonts w:ascii="Symbol" w:hAnsi="Symbol" w:hint="default"/>
      </w:rPr>
    </w:lvl>
    <w:lvl w:ilvl="4" w:tplc="14F43A1E" w:tentative="1">
      <w:start w:val="1"/>
      <w:numFmt w:val="bullet"/>
      <w:lvlText w:val="o"/>
      <w:lvlJc w:val="left"/>
      <w:pPr>
        <w:tabs>
          <w:tab w:val="num" w:pos="3600"/>
        </w:tabs>
        <w:ind w:left="3600" w:hanging="360"/>
      </w:pPr>
      <w:rPr>
        <w:rFonts w:ascii="Courier New" w:hAnsi="Courier New" w:hint="default"/>
      </w:rPr>
    </w:lvl>
    <w:lvl w:ilvl="5" w:tplc="E5A0C038" w:tentative="1">
      <w:start w:val="1"/>
      <w:numFmt w:val="bullet"/>
      <w:lvlText w:val=""/>
      <w:lvlJc w:val="left"/>
      <w:pPr>
        <w:tabs>
          <w:tab w:val="num" w:pos="4320"/>
        </w:tabs>
        <w:ind w:left="4320" w:hanging="360"/>
      </w:pPr>
      <w:rPr>
        <w:rFonts w:ascii="Wingdings" w:hAnsi="Wingdings" w:hint="default"/>
      </w:rPr>
    </w:lvl>
    <w:lvl w:ilvl="6" w:tplc="A344F206" w:tentative="1">
      <w:start w:val="1"/>
      <w:numFmt w:val="bullet"/>
      <w:lvlText w:val=""/>
      <w:lvlJc w:val="left"/>
      <w:pPr>
        <w:tabs>
          <w:tab w:val="num" w:pos="5040"/>
        </w:tabs>
        <w:ind w:left="5040" w:hanging="360"/>
      </w:pPr>
      <w:rPr>
        <w:rFonts w:ascii="Symbol" w:hAnsi="Symbol" w:hint="default"/>
      </w:rPr>
    </w:lvl>
    <w:lvl w:ilvl="7" w:tplc="89EA5C70" w:tentative="1">
      <w:start w:val="1"/>
      <w:numFmt w:val="bullet"/>
      <w:lvlText w:val="o"/>
      <w:lvlJc w:val="left"/>
      <w:pPr>
        <w:tabs>
          <w:tab w:val="num" w:pos="5760"/>
        </w:tabs>
        <w:ind w:left="5760" w:hanging="360"/>
      </w:pPr>
      <w:rPr>
        <w:rFonts w:ascii="Courier New" w:hAnsi="Courier New" w:hint="default"/>
      </w:rPr>
    </w:lvl>
    <w:lvl w:ilvl="8" w:tplc="CB8656B8"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94111D0"/>
    <w:multiLevelType w:val="multilevel"/>
    <w:tmpl w:val="19BA6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A6017AB"/>
    <w:multiLevelType w:val="hybridMultilevel"/>
    <w:tmpl w:val="1388D0DC"/>
    <w:lvl w:ilvl="0" w:tplc="438CB4B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632E60"/>
    <w:multiLevelType w:val="hybridMultilevel"/>
    <w:tmpl w:val="966AD0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34975364">
    <w:abstractNumId w:val="17"/>
  </w:num>
  <w:num w:numId="2" w16cid:durableId="420294957">
    <w:abstractNumId w:val="3"/>
  </w:num>
  <w:num w:numId="3" w16cid:durableId="95298047">
    <w:abstractNumId w:val="2"/>
  </w:num>
  <w:num w:numId="4" w16cid:durableId="1339231037">
    <w:abstractNumId w:val="1"/>
  </w:num>
  <w:num w:numId="5" w16cid:durableId="605385455">
    <w:abstractNumId w:val="0"/>
  </w:num>
  <w:num w:numId="6" w16cid:durableId="356392147">
    <w:abstractNumId w:val="23"/>
  </w:num>
  <w:num w:numId="7" w16cid:durableId="403647163">
    <w:abstractNumId w:val="20"/>
  </w:num>
  <w:num w:numId="8" w16cid:durableId="1431506523">
    <w:abstractNumId w:val="35"/>
  </w:num>
  <w:num w:numId="9" w16cid:durableId="533152038">
    <w:abstractNumId w:val="28"/>
  </w:num>
  <w:num w:numId="10" w16cid:durableId="1783265447">
    <w:abstractNumId w:val="6"/>
  </w:num>
  <w:num w:numId="11" w16cid:durableId="997341656">
    <w:abstractNumId w:val="25"/>
  </w:num>
  <w:num w:numId="12" w16cid:durableId="972950242">
    <w:abstractNumId w:val="37"/>
  </w:num>
  <w:num w:numId="13" w16cid:durableId="45417914">
    <w:abstractNumId w:val="18"/>
  </w:num>
  <w:num w:numId="14" w16cid:durableId="56824614">
    <w:abstractNumId w:val="8"/>
  </w:num>
  <w:num w:numId="15" w16cid:durableId="1374571546">
    <w:abstractNumId w:val="21"/>
  </w:num>
  <w:num w:numId="16" w16cid:durableId="1583834097">
    <w:abstractNumId w:val="24"/>
  </w:num>
  <w:num w:numId="17" w16cid:durableId="328948590">
    <w:abstractNumId w:val="12"/>
  </w:num>
  <w:num w:numId="18" w16cid:durableId="150944940">
    <w:abstractNumId w:val="29"/>
  </w:num>
  <w:num w:numId="19" w16cid:durableId="197856334">
    <w:abstractNumId w:val="23"/>
    <w:lvlOverride w:ilvl="0">
      <w:lvl w:ilvl="0">
        <w:start w:val="1"/>
        <w:numFmt w:val="upperLetter"/>
        <w:pStyle w:val="Heading9"/>
        <w:lvlText w:val="Part %1"/>
        <w:lvlJc w:val="left"/>
        <w:pPr>
          <w:tabs>
            <w:tab w:val="num" w:pos="567"/>
          </w:tabs>
          <w:ind w:left="567" w:hanging="567"/>
        </w:pPr>
        <w:rPr>
          <w:rFonts w:hint="default"/>
        </w:rPr>
      </w:lvl>
    </w:lvlOverride>
  </w:num>
  <w:num w:numId="20" w16cid:durableId="676008102">
    <w:abstractNumId w:val="11"/>
  </w:num>
  <w:num w:numId="21" w16cid:durableId="1106929124">
    <w:abstractNumId w:val="16"/>
  </w:num>
  <w:num w:numId="22" w16cid:durableId="1681153210">
    <w:abstractNumId w:val="13"/>
  </w:num>
  <w:num w:numId="23" w16cid:durableId="257104412">
    <w:abstractNumId w:val="19"/>
  </w:num>
  <w:num w:numId="24" w16cid:durableId="1432046693">
    <w:abstractNumId w:val="9"/>
  </w:num>
  <w:num w:numId="25" w16cid:durableId="492643645">
    <w:abstractNumId w:val="31"/>
  </w:num>
  <w:num w:numId="26" w16cid:durableId="323701464">
    <w:abstractNumId w:val="33"/>
  </w:num>
  <w:num w:numId="27" w16cid:durableId="1276594524">
    <w:abstractNumId w:val="15"/>
  </w:num>
  <w:num w:numId="28" w16cid:durableId="332805200">
    <w:abstractNumId w:val="40"/>
  </w:num>
  <w:num w:numId="29" w16cid:durableId="1765030234">
    <w:abstractNumId w:val="32"/>
  </w:num>
  <w:num w:numId="30" w16cid:durableId="906837539">
    <w:abstractNumId w:val="22"/>
  </w:num>
  <w:num w:numId="31" w16cid:durableId="1238319489">
    <w:abstractNumId w:val="39"/>
  </w:num>
  <w:num w:numId="32" w16cid:durableId="1305504543">
    <w:abstractNumId w:val="26"/>
  </w:num>
  <w:num w:numId="33" w16cid:durableId="645476554">
    <w:abstractNumId w:val="14"/>
  </w:num>
  <w:num w:numId="34" w16cid:durableId="816340383">
    <w:abstractNumId w:val="34"/>
  </w:num>
  <w:num w:numId="35" w16cid:durableId="1975942142">
    <w:abstractNumId w:val="38"/>
  </w:num>
  <w:num w:numId="36" w16cid:durableId="2079665553">
    <w:abstractNumId w:val="5"/>
  </w:num>
  <w:num w:numId="37" w16cid:durableId="115491026">
    <w:abstractNumId w:val="10"/>
  </w:num>
  <w:num w:numId="38" w16cid:durableId="1559710689">
    <w:abstractNumId w:val="7"/>
  </w:num>
  <w:num w:numId="39" w16cid:durableId="1592542495">
    <w:abstractNumId w:val="30"/>
  </w:num>
  <w:num w:numId="40" w16cid:durableId="436339647">
    <w:abstractNumId w:val="27"/>
  </w:num>
  <w:num w:numId="41" w16cid:durableId="29501452">
    <w:abstractNumId w:val="4"/>
  </w:num>
  <w:num w:numId="42" w16cid:durableId="314064485">
    <w:abstractNumId w:val="36"/>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iya Bhatia">
    <w15:presenceInfo w15:providerId="AD" w15:userId="S::pbhatia@gtlaw.com.au::41c6c807-d35e-46a5-a605-4edb5d42cab8"/>
  </w15:person>
  <w15:person w15:author="Priya Bhatia [2]">
    <w15:presenceInfo w15:providerId="AD" w15:userId="S::priya.bhatia@elevate.law::d9cd601c-2f61-4447-b1bb-6f5446f811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567"/>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xFooterText" w:val="\\vmfilesharesyd1\demuserprofile$\sgrace\Documents\GT\June23\RevisedPB_Windows 10 Finance Applications Install Guide - Service Desk (Airwatch)NEW.docx"/>
  </w:docVars>
  <w:rsids>
    <w:rsidRoot w:val="00B6695E"/>
    <w:rsid w:val="00000393"/>
    <w:rsid w:val="000007AA"/>
    <w:rsid w:val="00000FE2"/>
    <w:rsid w:val="00001CF9"/>
    <w:rsid w:val="000020CB"/>
    <w:rsid w:val="0000272B"/>
    <w:rsid w:val="00002756"/>
    <w:rsid w:val="000028BF"/>
    <w:rsid w:val="00002DFE"/>
    <w:rsid w:val="00004B4F"/>
    <w:rsid w:val="00004D5A"/>
    <w:rsid w:val="00005691"/>
    <w:rsid w:val="00005929"/>
    <w:rsid w:val="000059AE"/>
    <w:rsid w:val="00005C11"/>
    <w:rsid w:val="0000622C"/>
    <w:rsid w:val="00006810"/>
    <w:rsid w:val="000068B9"/>
    <w:rsid w:val="000068FA"/>
    <w:rsid w:val="00007401"/>
    <w:rsid w:val="000074D4"/>
    <w:rsid w:val="0000777B"/>
    <w:rsid w:val="00007899"/>
    <w:rsid w:val="00007C93"/>
    <w:rsid w:val="00010259"/>
    <w:rsid w:val="000112CB"/>
    <w:rsid w:val="00011476"/>
    <w:rsid w:val="00011511"/>
    <w:rsid w:val="00011E6F"/>
    <w:rsid w:val="0001259E"/>
    <w:rsid w:val="00012F73"/>
    <w:rsid w:val="00013A73"/>
    <w:rsid w:val="00013B83"/>
    <w:rsid w:val="00014079"/>
    <w:rsid w:val="000141F4"/>
    <w:rsid w:val="000147F5"/>
    <w:rsid w:val="00014AD0"/>
    <w:rsid w:val="00014F57"/>
    <w:rsid w:val="00015C7D"/>
    <w:rsid w:val="00015CFC"/>
    <w:rsid w:val="00016A6C"/>
    <w:rsid w:val="00017213"/>
    <w:rsid w:val="00017468"/>
    <w:rsid w:val="000174A6"/>
    <w:rsid w:val="000179A7"/>
    <w:rsid w:val="00017A93"/>
    <w:rsid w:val="00017BFE"/>
    <w:rsid w:val="00020417"/>
    <w:rsid w:val="00020449"/>
    <w:rsid w:val="000211BB"/>
    <w:rsid w:val="00021502"/>
    <w:rsid w:val="00022838"/>
    <w:rsid w:val="00022885"/>
    <w:rsid w:val="00022C89"/>
    <w:rsid w:val="0002414E"/>
    <w:rsid w:val="00024B8E"/>
    <w:rsid w:val="00024DB1"/>
    <w:rsid w:val="00026C13"/>
    <w:rsid w:val="00030123"/>
    <w:rsid w:val="00030246"/>
    <w:rsid w:val="00030314"/>
    <w:rsid w:val="000306C3"/>
    <w:rsid w:val="0003087E"/>
    <w:rsid w:val="00031553"/>
    <w:rsid w:val="00031AC4"/>
    <w:rsid w:val="00032A70"/>
    <w:rsid w:val="000340B4"/>
    <w:rsid w:val="0003437A"/>
    <w:rsid w:val="00034FD2"/>
    <w:rsid w:val="00035682"/>
    <w:rsid w:val="000360E9"/>
    <w:rsid w:val="0003667B"/>
    <w:rsid w:val="0003724E"/>
    <w:rsid w:val="00037926"/>
    <w:rsid w:val="00037EFA"/>
    <w:rsid w:val="00040150"/>
    <w:rsid w:val="000405AB"/>
    <w:rsid w:val="000407DD"/>
    <w:rsid w:val="00040E5A"/>
    <w:rsid w:val="00041244"/>
    <w:rsid w:val="00041AB8"/>
    <w:rsid w:val="00042F91"/>
    <w:rsid w:val="000435AF"/>
    <w:rsid w:val="000438F3"/>
    <w:rsid w:val="00043C72"/>
    <w:rsid w:val="0004402D"/>
    <w:rsid w:val="00044A42"/>
    <w:rsid w:val="00044B10"/>
    <w:rsid w:val="000456AF"/>
    <w:rsid w:val="00046437"/>
    <w:rsid w:val="000468F8"/>
    <w:rsid w:val="00046B79"/>
    <w:rsid w:val="00046F48"/>
    <w:rsid w:val="000479FF"/>
    <w:rsid w:val="00047F53"/>
    <w:rsid w:val="00050C88"/>
    <w:rsid w:val="00050CB7"/>
    <w:rsid w:val="00051455"/>
    <w:rsid w:val="00051483"/>
    <w:rsid w:val="00051A8A"/>
    <w:rsid w:val="0005315E"/>
    <w:rsid w:val="0005449E"/>
    <w:rsid w:val="0005479E"/>
    <w:rsid w:val="00054A33"/>
    <w:rsid w:val="00055D0A"/>
    <w:rsid w:val="00055DB8"/>
    <w:rsid w:val="000561F7"/>
    <w:rsid w:val="00056377"/>
    <w:rsid w:val="00056D1C"/>
    <w:rsid w:val="000570D3"/>
    <w:rsid w:val="00060B00"/>
    <w:rsid w:val="00061003"/>
    <w:rsid w:val="000618C3"/>
    <w:rsid w:val="000627E2"/>
    <w:rsid w:val="00062B5D"/>
    <w:rsid w:val="000638B6"/>
    <w:rsid w:val="00063C56"/>
    <w:rsid w:val="00063F8F"/>
    <w:rsid w:val="00064A87"/>
    <w:rsid w:val="00064B72"/>
    <w:rsid w:val="00064BFD"/>
    <w:rsid w:val="00065DF5"/>
    <w:rsid w:val="00067204"/>
    <w:rsid w:val="000675CD"/>
    <w:rsid w:val="00067B31"/>
    <w:rsid w:val="0007044A"/>
    <w:rsid w:val="00070618"/>
    <w:rsid w:val="00071643"/>
    <w:rsid w:val="00072F30"/>
    <w:rsid w:val="000731A7"/>
    <w:rsid w:val="00073307"/>
    <w:rsid w:val="00073F16"/>
    <w:rsid w:val="0007425B"/>
    <w:rsid w:val="000755F6"/>
    <w:rsid w:val="00075D52"/>
    <w:rsid w:val="00075D9C"/>
    <w:rsid w:val="00076028"/>
    <w:rsid w:val="0007602D"/>
    <w:rsid w:val="000771EA"/>
    <w:rsid w:val="00077281"/>
    <w:rsid w:val="0007786F"/>
    <w:rsid w:val="00077A70"/>
    <w:rsid w:val="0008013C"/>
    <w:rsid w:val="00080E18"/>
    <w:rsid w:val="00081780"/>
    <w:rsid w:val="000819AC"/>
    <w:rsid w:val="00082605"/>
    <w:rsid w:val="00082C34"/>
    <w:rsid w:val="00082E31"/>
    <w:rsid w:val="00083591"/>
    <w:rsid w:val="00083775"/>
    <w:rsid w:val="00083B97"/>
    <w:rsid w:val="00083DE0"/>
    <w:rsid w:val="000844C2"/>
    <w:rsid w:val="00084E02"/>
    <w:rsid w:val="00085A36"/>
    <w:rsid w:val="00085F70"/>
    <w:rsid w:val="0008637C"/>
    <w:rsid w:val="0008642D"/>
    <w:rsid w:val="00086625"/>
    <w:rsid w:val="000867F0"/>
    <w:rsid w:val="0008691A"/>
    <w:rsid w:val="00086DD0"/>
    <w:rsid w:val="00087CB0"/>
    <w:rsid w:val="00087FE2"/>
    <w:rsid w:val="000904B3"/>
    <w:rsid w:val="000905A6"/>
    <w:rsid w:val="00090C7B"/>
    <w:rsid w:val="00091074"/>
    <w:rsid w:val="00091443"/>
    <w:rsid w:val="00091CF4"/>
    <w:rsid w:val="00092397"/>
    <w:rsid w:val="00092FDE"/>
    <w:rsid w:val="0009301D"/>
    <w:rsid w:val="000935A2"/>
    <w:rsid w:val="00094798"/>
    <w:rsid w:val="00094AB3"/>
    <w:rsid w:val="00095161"/>
    <w:rsid w:val="0009585C"/>
    <w:rsid w:val="00095DF0"/>
    <w:rsid w:val="00096E93"/>
    <w:rsid w:val="00096F71"/>
    <w:rsid w:val="00097019"/>
    <w:rsid w:val="00097EBD"/>
    <w:rsid w:val="000A0C93"/>
    <w:rsid w:val="000A1DFA"/>
    <w:rsid w:val="000A2D66"/>
    <w:rsid w:val="000A460B"/>
    <w:rsid w:val="000A47CA"/>
    <w:rsid w:val="000A5A60"/>
    <w:rsid w:val="000A6430"/>
    <w:rsid w:val="000A647C"/>
    <w:rsid w:val="000A71AD"/>
    <w:rsid w:val="000B070D"/>
    <w:rsid w:val="000B073D"/>
    <w:rsid w:val="000B07CE"/>
    <w:rsid w:val="000B11C3"/>
    <w:rsid w:val="000B1A01"/>
    <w:rsid w:val="000B1D4E"/>
    <w:rsid w:val="000B21FE"/>
    <w:rsid w:val="000B33DF"/>
    <w:rsid w:val="000B36A6"/>
    <w:rsid w:val="000B5F9E"/>
    <w:rsid w:val="000B61C6"/>
    <w:rsid w:val="000B6789"/>
    <w:rsid w:val="000B6CE5"/>
    <w:rsid w:val="000B6D3D"/>
    <w:rsid w:val="000B74D8"/>
    <w:rsid w:val="000B7797"/>
    <w:rsid w:val="000C2A51"/>
    <w:rsid w:val="000C2AA8"/>
    <w:rsid w:val="000C2F7E"/>
    <w:rsid w:val="000C3565"/>
    <w:rsid w:val="000C48F6"/>
    <w:rsid w:val="000C4C06"/>
    <w:rsid w:val="000C4F66"/>
    <w:rsid w:val="000C5155"/>
    <w:rsid w:val="000C5F9E"/>
    <w:rsid w:val="000C67ED"/>
    <w:rsid w:val="000C6951"/>
    <w:rsid w:val="000D1201"/>
    <w:rsid w:val="000D2389"/>
    <w:rsid w:val="000D3092"/>
    <w:rsid w:val="000D3204"/>
    <w:rsid w:val="000D36BE"/>
    <w:rsid w:val="000D3A89"/>
    <w:rsid w:val="000D3DA4"/>
    <w:rsid w:val="000D3E4A"/>
    <w:rsid w:val="000D5319"/>
    <w:rsid w:val="000D5A59"/>
    <w:rsid w:val="000D6EF2"/>
    <w:rsid w:val="000D746E"/>
    <w:rsid w:val="000D7614"/>
    <w:rsid w:val="000D7A28"/>
    <w:rsid w:val="000E00C9"/>
    <w:rsid w:val="000E02FB"/>
    <w:rsid w:val="000E097D"/>
    <w:rsid w:val="000E1200"/>
    <w:rsid w:val="000E1A89"/>
    <w:rsid w:val="000E27B2"/>
    <w:rsid w:val="000E2948"/>
    <w:rsid w:val="000E2A42"/>
    <w:rsid w:val="000E3ED2"/>
    <w:rsid w:val="000E4124"/>
    <w:rsid w:val="000E455C"/>
    <w:rsid w:val="000E4982"/>
    <w:rsid w:val="000E4B05"/>
    <w:rsid w:val="000E50D6"/>
    <w:rsid w:val="000E6048"/>
    <w:rsid w:val="000E6F6B"/>
    <w:rsid w:val="000E700E"/>
    <w:rsid w:val="000E7A77"/>
    <w:rsid w:val="000F02AB"/>
    <w:rsid w:val="000F087D"/>
    <w:rsid w:val="000F0CAA"/>
    <w:rsid w:val="000F14FB"/>
    <w:rsid w:val="000F1B47"/>
    <w:rsid w:val="000F22F4"/>
    <w:rsid w:val="000F250B"/>
    <w:rsid w:val="000F2BCA"/>
    <w:rsid w:val="000F3517"/>
    <w:rsid w:val="000F5119"/>
    <w:rsid w:val="000F570C"/>
    <w:rsid w:val="000F5C1E"/>
    <w:rsid w:val="000F6171"/>
    <w:rsid w:val="000F763E"/>
    <w:rsid w:val="000F77C6"/>
    <w:rsid w:val="000F7933"/>
    <w:rsid w:val="0010058F"/>
    <w:rsid w:val="0010095E"/>
    <w:rsid w:val="00100AC4"/>
    <w:rsid w:val="00101210"/>
    <w:rsid w:val="00101F45"/>
    <w:rsid w:val="00102E5F"/>
    <w:rsid w:val="00103236"/>
    <w:rsid w:val="0010352E"/>
    <w:rsid w:val="00104615"/>
    <w:rsid w:val="00104F62"/>
    <w:rsid w:val="00105376"/>
    <w:rsid w:val="00105483"/>
    <w:rsid w:val="001065E1"/>
    <w:rsid w:val="001077C8"/>
    <w:rsid w:val="00110C19"/>
    <w:rsid w:val="00112735"/>
    <w:rsid w:val="00112B1B"/>
    <w:rsid w:val="0011346C"/>
    <w:rsid w:val="0011351F"/>
    <w:rsid w:val="00113CC3"/>
    <w:rsid w:val="00114261"/>
    <w:rsid w:val="00114A19"/>
    <w:rsid w:val="00115097"/>
    <w:rsid w:val="00115802"/>
    <w:rsid w:val="00115CCA"/>
    <w:rsid w:val="00116C98"/>
    <w:rsid w:val="0011745A"/>
    <w:rsid w:val="001203F9"/>
    <w:rsid w:val="00120A0A"/>
    <w:rsid w:val="00120B53"/>
    <w:rsid w:val="0012120D"/>
    <w:rsid w:val="001212BE"/>
    <w:rsid w:val="00121319"/>
    <w:rsid w:val="0012146E"/>
    <w:rsid w:val="00121591"/>
    <w:rsid w:val="001216B7"/>
    <w:rsid w:val="00122205"/>
    <w:rsid w:val="001224DF"/>
    <w:rsid w:val="001228FF"/>
    <w:rsid w:val="00122924"/>
    <w:rsid w:val="00122EC3"/>
    <w:rsid w:val="001231D3"/>
    <w:rsid w:val="001233ED"/>
    <w:rsid w:val="001238B7"/>
    <w:rsid w:val="001241A9"/>
    <w:rsid w:val="001251B6"/>
    <w:rsid w:val="00125C10"/>
    <w:rsid w:val="00125E1A"/>
    <w:rsid w:val="0012600B"/>
    <w:rsid w:val="0012607E"/>
    <w:rsid w:val="00126856"/>
    <w:rsid w:val="00126F3E"/>
    <w:rsid w:val="00127536"/>
    <w:rsid w:val="00127CD1"/>
    <w:rsid w:val="0013050E"/>
    <w:rsid w:val="0013074C"/>
    <w:rsid w:val="00131FCC"/>
    <w:rsid w:val="0013204A"/>
    <w:rsid w:val="001327F4"/>
    <w:rsid w:val="00132E5F"/>
    <w:rsid w:val="00132EDE"/>
    <w:rsid w:val="001336C5"/>
    <w:rsid w:val="00133A17"/>
    <w:rsid w:val="00133BDB"/>
    <w:rsid w:val="00134096"/>
    <w:rsid w:val="00134243"/>
    <w:rsid w:val="001364EF"/>
    <w:rsid w:val="00136890"/>
    <w:rsid w:val="001369A3"/>
    <w:rsid w:val="001377B4"/>
    <w:rsid w:val="00137A75"/>
    <w:rsid w:val="00137BC3"/>
    <w:rsid w:val="00140320"/>
    <w:rsid w:val="001408DB"/>
    <w:rsid w:val="0014090A"/>
    <w:rsid w:val="001418FE"/>
    <w:rsid w:val="001422F3"/>
    <w:rsid w:val="001425C1"/>
    <w:rsid w:val="001425D1"/>
    <w:rsid w:val="001426DC"/>
    <w:rsid w:val="00142B1F"/>
    <w:rsid w:val="00142D6F"/>
    <w:rsid w:val="00143507"/>
    <w:rsid w:val="001453DF"/>
    <w:rsid w:val="00146425"/>
    <w:rsid w:val="001468A1"/>
    <w:rsid w:val="00146D74"/>
    <w:rsid w:val="001477EE"/>
    <w:rsid w:val="00147884"/>
    <w:rsid w:val="00147EDE"/>
    <w:rsid w:val="0015095E"/>
    <w:rsid w:val="00150A7C"/>
    <w:rsid w:val="001517D3"/>
    <w:rsid w:val="00152104"/>
    <w:rsid w:val="00152826"/>
    <w:rsid w:val="00154A4D"/>
    <w:rsid w:val="001553F5"/>
    <w:rsid w:val="00156FEA"/>
    <w:rsid w:val="001574BF"/>
    <w:rsid w:val="00157FA8"/>
    <w:rsid w:val="00160231"/>
    <w:rsid w:val="00160933"/>
    <w:rsid w:val="001609B7"/>
    <w:rsid w:val="00161C33"/>
    <w:rsid w:val="00161DEF"/>
    <w:rsid w:val="00162370"/>
    <w:rsid w:val="00162474"/>
    <w:rsid w:val="00162BD7"/>
    <w:rsid w:val="00163815"/>
    <w:rsid w:val="001645A6"/>
    <w:rsid w:val="001654F4"/>
    <w:rsid w:val="00165655"/>
    <w:rsid w:val="001658A0"/>
    <w:rsid w:val="00165CD9"/>
    <w:rsid w:val="001677BD"/>
    <w:rsid w:val="00171359"/>
    <w:rsid w:val="001715A7"/>
    <w:rsid w:val="001717BA"/>
    <w:rsid w:val="001725C6"/>
    <w:rsid w:val="00172846"/>
    <w:rsid w:val="00173577"/>
    <w:rsid w:val="00173B07"/>
    <w:rsid w:val="001742C9"/>
    <w:rsid w:val="0017444C"/>
    <w:rsid w:val="00174840"/>
    <w:rsid w:val="00175202"/>
    <w:rsid w:val="00175C86"/>
    <w:rsid w:val="00175D0A"/>
    <w:rsid w:val="00175FEB"/>
    <w:rsid w:val="00176C0B"/>
    <w:rsid w:val="00180311"/>
    <w:rsid w:val="00180951"/>
    <w:rsid w:val="00180C88"/>
    <w:rsid w:val="00180DDD"/>
    <w:rsid w:val="0018220C"/>
    <w:rsid w:val="00182BA5"/>
    <w:rsid w:val="00182FC1"/>
    <w:rsid w:val="001832C4"/>
    <w:rsid w:val="001836DB"/>
    <w:rsid w:val="00185755"/>
    <w:rsid w:val="00186A09"/>
    <w:rsid w:val="0018726A"/>
    <w:rsid w:val="001873C4"/>
    <w:rsid w:val="00190919"/>
    <w:rsid w:val="00190A5B"/>
    <w:rsid w:val="00190EFC"/>
    <w:rsid w:val="0019239E"/>
    <w:rsid w:val="001930AF"/>
    <w:rsid w:val="00193AE0"/>
    <w:rsid w:val="00194DDA"/>
    <w:rsid w:val="001960C9"/>
    <w:rsid w:val="00196741"/>
    <w:rsid w:val="00196F0D"/>
    <w:rsid w:val="00196F79"/>
    <w:rsid w:val="00197241"/>
    <w:rsid w:val="0019754F"/>
    <w:rsid w:val="00197D07"/>
    <w:rsid w:val="00197E0F"/>
    <w:rsid w:val="001A0FEE"/>
    <w:rsid w:val="001A15C7"/>
    <w:rsid w:val="001A17F1"/>
    <w:rsid w:val="001A1CDE"/>
    <w:rsid w:val="001A228C"/>
    <w:rsid w:val="001A3A71"/>
    <w:rsid w:val="001A3C8F"/>
    <w:rsid w:val="001A3FA2"/>
    <w:rsid w:val="001A48C2"/>
    <w:rsid w:val="001A49A3"/>
    <w:rsid w:val="001A5019"/>
    <w:rsid w:val="001A5B67"/>
    <w:rsid w:val="001A60CC"/>
    <w:rsid w:val="001A6CA3"/>
    <w:rsid w:val="001A6E4D"/>
    <w:rsid w:val="001A6FB8"/>
    <w:rsid w:val="001A7268"/>
    <w:rsid w:val="001A72B3"/>
    <w:rsid w:val="001A7D44"/>
    <w:rsid w:val="001A7DEC"/>
    <w:rsid w:val="001B0779"/>
    <w:rsid w:val="001B0870"/>
    <w:rsid w:val="001B1DBA"/>
    <w:rsid w:val="001B21CD"/>
    <w:rsid w:val="001B2316"/>
    <w:rsid w:val="001B23EB"/>
    <w:rsid w:val="001B2AD5"/>
    <w:rsid w:val="001B3214"/>
    <w:rsid w:val="001B37C4"/>
    <w:rsid w:val="001B4CCC"/>
    <w:rsid w:val="001B4DD2"/>
    <w:rsid w:val="001B4F9D"/>
    <w:rsid w:val="001B6024"/>
    <w:rsid w:val="001B642A"/>
    <w:rsid w:val="001B6D8B"/>
    <w:rsid w:val="001B6E9F"/>
    <w:rsid w:val="001B70D7"/>
    <w:rsid w:val="001B74B3"/>
    <w:rsid w:val="001C00E7"/>
    <w:rsid w:val="001C0EEA"/>
    <w:rsid w:val="001C1939"/>
    <w:rsid w:val="001C1A08"/>
    <w:rsid w:val="001C1D9F"/>
    <w:rsid w:val="001C2456"/>
    <w:rsid w:val="001C2B33"/>
    <w:rsid w:val="001C3316"/>
    <w:rsid w:val="001C33E9"/>
    <w:rsid w:val="001C369B"/>
    <w:rsid w:val="001C4D54"/>
    <w:rsid w:val="001C5451"/>
    <w:rsid w:val="001C5979"/>
    <w:rsid w:val="001C704A"/>
    <w:rsid w:val="001C79B9"/>
    <w:rsid w:val="001C7A2F"/>
    <w:rsid w:val="001D0311"/>
    <w:rsid w:val="001D03DA"/>
    <w:rsid w:val="001D1E6D"/>
    <w:rsid w:val="001D1F8D"/>
    <w:rsid w:val="001D22E0"/>
    <w:rsid w:val="001D2510"/>
    <w:rsid w:val="001D2B21"/>
    <w:rsid w:val="001D2F3A"/>
    <w:rsid w:val="001D2FFA"/>
    <w:rsid w:val="001D353C"/>
    <w:rsid w:val="001D3A21"/>
    <w:rsid w:val="001D3A8A"/>
    <w:rsid w:val="001D3AA3"/>
    <w:rsid w:val="001D3FA0"/>
    <w:rsid w:val="001D4D49"/>
    <w:rsid w:val="001D5088"/>
    <w:rsid w:val="001D62AD"/>
    <w:rsid w:val="001D676D"/>
    <w:rsid w:val="001D6F2C"/>
    <w:rsid w:val="001D7751"/>
    <w:rsid w:val="001D7B9C"/>
    <w:rsid w:val="001E0020"/>
    <w:rsid w:val="001E0169"/>
    <w:rsid w:val="001E03DB"/>
    <w:rsid w:val="001E0613"/>
    <w:rsid w:val="001E0822"/>
    <w:rsid w:val="001E0A16"/>
    <w:rsid w:val="001E0D9E"/>
    <w:rsid w:val="001E0F99"/>
    <w:rsid w:val="001E1396"/>
    <w:rsid w:val="001E1A72"/>
    <w:rsid w:val="001E1B9E"/>
    <w:rsid w:val="001E2397"/>
    <w:rsid w:val="001E2D9C"/>
    <w:rsid w:val="001E338C"/>
    <w:rsid w:val="001E39E0"/>
    <w:rsid w:val="001E492C"/>
    <w:rsid w:val="001E4F69"/>
    <w:rsid w:val="001E5989"/>
    <w:rsid w:val="001E63B5"/>
    <w:rsid w:val="001E6C3C"/>
    <w:rsid w:val="001E71A1"/>
    <w:rsid w:val="001E71BE"/>
    <w:rsid w:val="001E7CCD"/>
    <w:rsid w:val="001E7D92"/>
    <w:rsid w:val="001F0888"/>
    <w:rsid w:val="001F0A28"/>
    <w:rsid w:val="001F0ECA"/>
    <w:rsid w:val="001F1FFB"/>
    <w:rsid w:val="001F22C1"/>
    <w:rsid w:val="001F2E45"/>
    <w:rsid w:val="001F3094"/>
    <w:rsid w:val="001F3476"/>
    <w:rsid w:val="001F387E"/>
    <w:rsid w:val="001F447B"/>
    <w:rsid w:val="001F44EF"/>
    <w:rsid w:val="001F61F7"/>
    <w:rsid w:val="001F6A6A"/>
    <w:rsid w:val="001F6C94"/>
    <w:rsid w:val="001F6CA4"/>
    <w:rsid w:val="001F70B5"/>
    <w:rsid w:val="001F73B1"/>
    <w:rsid w:val="001F757B"/>
    <w:rsid w:val="0020096B"/>
    <w:rsid w:val="00201275"/>
    <w:rsid w:val="00201398"/>
    <w:rsid w:val="00201D08"/>
    <w:rsid w:val="00202908"/>
    <w:rsid w:val="00202909"/>
    <w:rsid w:val="002031BE"/>
    <w:rsid w:val="00203CF1"/>
    <w:rsid w:val="00203E2B"/>
    <w:rsid w:val="00203F7A"/>
    <w:rsid w:val="002041BD"/>
    <w:rsid w:val="00204619"/>
    <w:rsid w:val="00204C6B"/>
    <w:rsid w:val="00205387"/>
    <w:rsid w:val="0020586D"/>
    <w:rsid w:val="00207019"/>
    <w:rsid w:val="002071F1"/>
    <w:rsid w:val="00207A45"/>
    <w:rsid w:val="00207B4B"/>
    <w:rsid w:val="00210093"/>
    <w:rsid w:val="0021010F"/>
    <w:rsid w:val="00210851"/>
    <w:rsid w:val="0021154A"/>
    <w:rsid w:val="00211FC0"/>
    <w:rsid w:val="00213522"/>
    <w:rsid w:val="00213FA8"/>
    <w:rsid w:val="002148CD"/>
    <w:rsid w:val="002153B3"/>
    <w:rsid w:val="00215AA4"/>
    <w:rsid w:val="00216808"/>
    <w:rsid w:val="0021774B"/>
    <w:rsid w:val="002205D4"/>
    <w:rsid w:val="00221697"/>
    <w:rsid w:val="002216FD"/>
    <w:rsid w:val="00222ED3"/>
    <w:rsid w:val="002231E5"/>
    <w:rsid w:val="002234BF"/>
    <w:rsid w:val="002234C0"/>
    <w:rsid w:val="002243DE"/>
    <w:rsid w:val="00224666"/>
    <w:rsid w:val="002247C8"/>
    <w:rsid w:val="00224A36"/>
    <w:rsid w:val="00226005"/>
    <w:rsid w:val="00226476"/>
    <w:rsid w:val="002272A9"/>
    <w:rsid w:val="002302AD"/>
    <w:rsid w:val="002304D4"/>
    <w:rsid w:val="00230AEC"/>
    <w:rsid w:val="00230FDD"/>
    <w:rsid w:val="0023145C"/>
    <w:rsid w:val="0023151C"/>
    <w:rsid w:val="0023172B"/>
    <w:rsid w:val="002325F2"/>
    <w:rsid w:val="002337EC"/>
    <w:rsid w:val="00233DE4"/>
    <w:rsid w:val="0023552A"/>
    <w:rsid w:val="002362BA"/>
    <w:rsid w:val="00236946"/>
    <w:rsid w:val="00236EE9"/>
    <w:rsid w:val="0023772A"/>
    <w:rsid w:val="002401AE"/>
    <w:rsid w:val="00240F19"/>
    <w:rsid w:val="00242580"/>
    <w:rsid w:val="00243A92"/>
    <w:rsid w:val="0024448C"/>
    <w:rsid w:val="00244511"/>
    <w:rsid w:val="00244EC7"/>
    <w:rsid w:val="0024516B"/>
    <w:rsid w:val="00247B41"/>
    <w:rsid w:val="00250153"/>
    <w:rsid w:val="00250C3D"/>
    <w:rsid w:val="00250DD1"/>
    <w:rsid w:val="002523BA"/>
    <w:rsid w:val="00252FD4"/>
    <w:rsid w:val="002531B1"/>
    <w:rsid w:val="0025334F"/>
    <w:rsid w:val="002537A1"/>
    <w:rsid w:val="00254DE6"/>
    <w:rsid w:val="00255550"/>
    <w:rsid w:val="002559E8"/>
    <w:rsid w:val="00255A52"/>
    <w:rsid w:val="00257016"/>
    <w:rsid w:val="0025703D"/>
    <w:rsid w:val="00257410"/>
    <w:rsid w:val="00257575"/>
    <w:rsid w:val="00257610"/>
    <w:rsid w:val="00257721"/>
    <w:rsid w:val="00257DE0"/>
    <w:rsid w:val="00260C01"/>
    <w:rsid w:val="00260E6A"/>
    <w:rsid w:val="00261423"/>
    <w:rsid w:val="002615C0"/>
    <w:rsid w:val="0026190D"/>
    <w:rsid w:val="00261EFA"/>
    <w:rsid w:val="00262112"/>
    <w:rsid w:val="00262782"/>
    <w:rsid w:val="00262C00"/>
    <w:rsid w:val="0026352D"/>
    <w:rsid w:val="00263AE0"/>
    <w:rsid w:val="00264269"/>
    <w:rsid w:val="00264864"/>
    <w:rsid w:val="00264895"/>
    <w:rsid w:val="0026580D"/>
    <w:rsid w:val="00266A17"/>
    <w:rsid w:val="00266BBF"/>
    <w:rsid w:val="002672BF"/>
    <w:rsid w:val="00270C6C"/>
    <w:rsid w:val="002710C2"/>
    <w:rsid w:val="002713AC"/>
    <w:rsid w:val="002714EB"/>
    <w:rsid w:val="0027171B"/>
    <w:rsid w:val="00271E27"/>
    <w:rsid w:val="0027209E"/>
    <w:rsid w:val="0027274C"/>
    <w:rsid w:val="00273150"/>
    <w:rsid w:val="002736B4"/>
    <w:rsid w:val="00273D67"/>
    <w:rsid w:val="0027419C"/>
    <w:rsid w:val="00274822"/>
    <w:rsid w:val="002751C7"/>
    <w:rsid w:val="002756B7"/>
    <w:rsid w:val="002757C7"/>
    <w:rsid w:val="00275B60"/>
    <w:rsid w:val="0027619E"/>
    <w:rsid w:val="00276B1A"/>
    <w:rsid w:val="00276CF4"/>
    <w:rsid w:val="00276D25"/>
    <w:rsid w:val="0027711F"/>
    <w:rsid w:val="00277619"/>
    <w:rsid w:val="00280AA0"/>
    <w:rsid w:val="0028151B"/>
    <w:rsid w:val="00281C42"/>
    <w:rsid w:val="002820DD"/>
    <w:rsid w:val="00282140"/>
    <w:rsid w:val="00282A28"/>
    <w:rsid w:val="002832A3"/>
    <w:rsid w:val="0028554E"/>
    <w:rsid w:val="0028591D"/>
    <w:rsid w:val="00285C0A"/>
    <w:rsid w:val="00285E0A"/>
    <w:rsid w:val="00285FC8"/>
    <w:rsid w:val="0028649A"/>
    <w:rsid w:val="0028666A"/>
    <w:rsid w:val="002866FD"/>
    <w:rsid w:val="00287112"/>
    <w:rsid w:val="00287588"/>
    <w:rsid w:val="002875AE"/>
    <w:rsid w:val="00290060"/>
    <w:rsid w:val="0029169F"/>
    <w:rsid w:val="00291EF9"/>
    <w:rsid w:val="00292164"/>
    <w:rsid w:val="00292CC2"/>
    <w:rsid w:val="00293C9A"/>
    <w:rsid w:val="00295947"/>
    <w:rsid w:val="00295F2A"/>
    <w:rsid w:val="002963E7"/>
    <w:rsid w:val="00296680"/>
    <w:rsid w:val="00296DBE"/>
    <w:rsid w:val="00297576"/>
    <w:rsid w:val="002A050B"/>
    <w:rsid w:val="002A162B"/>
    <w:rsid w:val="002A1B2E"/>
    <w:rsid w:val="002A1D36"/>
    <w:rsid w:val="002A234C"/>
    <w:rsid w:val="002A2CBD"/>
    <w:rsid w:val="002A2FAD"/>
    <w:rsid w:val="002A3058"/>
    <w:rsid w:val="002A388C"/>
    <w:rsid w:val="002A3F34"/>
    <w:rsid w:val="002A4139"/>
    <w:rsid w:val="002A47A7"/>
    <w:rsid w:val="002A5579"/>
    <w:rsid w:val="002A5EBC"/>
    <w:rsid w:val="002A64EB"/>
    <w:rsid w:val="002A7AA9"/>
    <w:rsid w:val="002B05CA"/>
    <w:rsid w:val="002B07AC"/>
    <w:rsid w:val="002B15EE"/>
    <w:rsid w:val="002B1B9E"/>
    <w:rsid w:val="002B2533"/>
    <w:rsid w:val="002B2720"/>
    <w:rsid w:val="002B2F09"/>
    <w:rsid w:val="002B3E13"/>
    <w:rsid w:val="002B3E3A"/>
    <w:rsid w:val="002B3FB4"/>
    <w:rsid w:val="002B482F"/>
    <w:rsid w:val="002B4A58"/>
    <w:rsid w:val="002B64FD"/>
    <w:rsid w:val="002B667D"/>
    <w:rsid w:val="002B6BBB"/>
    <w:rsid w:val="002B6D04"/>
    <w:rsid w:val="002B7701"/>
    <w:rsid w:val="002B786E"/>
    <w:rsid w:val="002B7A0F"/>
    <w:rsid w:val="002C066C"/>
    <w:rsid w:val="002C0926"/>
    <w:rsid w:val="002C0B1A"/>
    <w:rsid w:val="002C0EAC"/>
    <w:rsid w:val="002C1097"/>
    <w:rsid w:val="002C16FC"/>
    <w:rsid w:val="002C173A"/>
    <w:rsid w:val="002C1DA9"/>
    <w:rsid w:val="002C243B"/>
    <w:rsid w:val="002C2D0A"/>
    <w:rsid w:val="002C2DC9"/>
    <w:rsid w:val="002C2E4B"/>
    <w:rsid w:val="002C39DE"/>
    <w:rsid w:val="002C3DBB"/>
    <w:rsid w:val="002C484F"/>
    <w:rsid w:val="002C49F7"/>
    <w:rsid w:val="002C4E37"/>
    <w:rsid w:val="002C4F78"/>
    <w:rsid w:val="002C5165"/>
    <w:rsid w:val="002C5C87"/>
    <w:rsid w:val="002C5C90"/>
    <w:rsid w:val="002C6016"/>
    <w:rsid w:val="002C6B6E"/>
    <w:rsid w:val="002C76E9"/>
    <w:rsid w:val="002D0A29"/>
    <w:rsid w:val="002D0DCC"/>
    <w:rsid w:val="002D1DB1"/>
    <w:rsid w:val="002D237D"/>
    <w:rsid w:val="002D343B"/>
    <w:rsid w:val="002D3A7A"/>
    <w:rsid w:val="002D40A9"/>
    <w:rsid w:val="002D4803"/>
    <w:rsid w:val="002D56F0"/>
    <w:rsid w:val="002D5BD7"/>
    <w:rsid w:val="002D5C2C"/>
    <w:rsid w:val="002D6833"/>
    <w:rsid w:val="002D6BF7"/>
    <w:rsid w:val="002D7387"/>
    <w:rsid w:val="002D7958"/>
    <w:rsid w:val="002D7C4E"/>
    <w:rsid w:val="002D7CA6"/>
    <w:rsid w:val="002E02A9"/>
    <w:rsid w:val="002E06CC"/>
    <w:rsid w:val="002E0D13"/>
    <w:rsid w:val="002E1672"/>
    <w:rsid w:val="002E1BF9"/>
    <w:rsid w:val="002E2182"/>
    <w:rsid w:val="002E3C7F"/>
    <w:rsid w:val="002E44DC"/>
    <w:rsid w:val="002E5271"/>
    <w:rsid w:val="002E5D24"/>
    <w:rsid w:val="002E6586"/>
    <w:rsid w:val="002E6902"/>
    <w:rsid w:val="002E6D4A"/>
    <w:rsid w:val="002E6DD9"/>
    <w:rsid w:val="002E6E6D"/>
    <w:rsid w:val="002E745B"/>
    <w:rsid w:val="002E78D7"/>
    <w:rsid w:val="002E78E6"/>
    <w:rsid w:val="002E7917"/>
    <w:rsid w:val="002E7F6E"/>
    <w:rsid w:val="002F1724"/>
    <w:rsid w:val="002F19E3"/>
    <w:rsid w:val="002F1EA5"/>
    <w:rsid w:val="002F2FDD"/>
    <w:rsid w:val="002F3EE8"/>
    <w:rsid w:val="002F3EE9"/>
    <w:rsid w:val="002F4256"/>
    <w:rsid w:val="002F44A7"/>
    <w:rsid w:val="002F4E10"/>
    <w:rsid w:val="002F51AA"/>
    <w:rsid w:val="002F5215"/>
    <w:rsid w:val="002F541F"/>
    <w:rsid w:val="002F60CF"/>
    <w:rsid w:val="002F6C4A"/>
    <w:rsid w:val="002F776D"/>
    <w:rsid w:val="003001B8"/>
    <w:rsid w:val="00300610"/>
    <w:rsid w:val="00301230"/>
    <w:rsid w:val="00301618"/>
    <w:rsid w:val="0030325D"/>
    <w:rsid w:val="00303C3B"/>
    <w:rsid w:val="00304AF6"/>
    <w:rsid w:val="00305827"/>
    <w:rsid w:val="00306211"/>
    <w:rsid w:val="00306AE8"/>
    <w:rsid w:val="003100C5"/>
    <w:rsid w:val="0031048D"/>
    <w:rsid w:val="00311358"/>
    <w:rsid w:val="00311C01"/>
    <w:rsid w:val="00311C5A"/>
    <w:rsid w:val="00312338"/>
    <w:rsid w:val="00312755"/>
    <w:rsid w:val="003144F0"/>
    <w:rsid w:val="003145B0"/>
    <w:rsid w:val="00314DC6"/>
    <w:rsid w:val="00315470"/>
    <w:rsid w:val="00315D79"/>
    <w:rsid w:val="00316677"/>
    <w:rsid w:val="003170C9"/>
    <w:rsid w:val="00317FBD"/>
    <w:rsid w:val="00320A30"/>
    <w:rsid w:val="00320ABA"/>
    <w:rsid w:val="00320D1E"/>
    <w:rsid w:val="00321315"/>
    <w:rsid w:val="00321630"/>
    <w:rsid w:val="003233FD"/>
    <w:rsid w:val="003238F7"/>
    <w:rsid w:val="00323D2F"/>
    <w:rsid w:val="003243ED"/>
    <w:rsid w:val="003255A5"/>
    <w:rsid w:val="00325E54"/>
    <w:rsid w:val="003261B0"/>
    <w:rsid w:val="00327091"/>
    <w:rsid w:val="00327DB1"/>
    <w:rsid w:val="003314E1"/>
    <w:rsid w:val="003318D0"/>
    <w:rsid w:val="00332351"/>
    <w:rsid w:val="0033253E"/>
    <w:rsid w:val="00333E06"/>
    <w:rsid w:val="00337481"/>
    <w:rsid w:val="00337AC4"/>
    <w:rsid w:val="00340ACF"/>
    <w:rsid w:val="00341DF2"/>
    <w:rsid w:val="00342D3D"/>
    <w:rsid w:val="003441D0"/>
    <w:rsid w:val="003442E4"/>
    <w:rsid w:val="003455C5"/>
    <w:rsid w:val="00345BD9"/>
    <w:rsid w:val="00346EF8"/>
    <w:rsid w:val="003501B3"/>
    <w:rsid w:val="00350211"/>
    <w:rsid w:val="00350305"/>
    <w:rsid w:val="00350843"/>
    <w:rsid w:val="00350A4F"/>
    <w:rsid w:val="00350DA3"/>
    <w:rsid w:val="00350FF0"/>
    <w:rsid w:val="00352707"/>
    <w:rsid w:val="00352794"/>
    <w:rsid w:val="00352A91"/>
    <w:rsid w:val="00353385"/>
    <w:rsid w:val="003538AB"/>
    <w:rsid w:val="00354D30"/>
    <w:rsid w:val="00356573"/>
    <w:rsid w:val="003568B0"/>
    <w:rsid w:val="00357650"/>
    <w:rsid w:val="003578B8"/>
    <w:rsid w:val="00360D56"/>
    <w:rsid w:val="00360DC2"/>
    <w:rsid w:val="003617B2"/>
    <w:rsid w:val="00361E42"/>
    <w:rsid w:val="003621C1"/>
    <w:rsid w:val="00362FF7"/>
    <w:rsid w:val="00363180"/>
    <w:rsid w:val="00363F7E"/>
    <w:rsid w:val="00364052"/>
    <w:rsid w:val="00364A9E"/>
    <w:rsid w:val="00365273"/>
    <w:rsid w:val="00365585"/>
    <w:rsid w:val="00365710"/>
    <w:rsid w:val="00365919"/>
    <w:rsid w:val="003662CC"/>
    <w:rsid w:val="003664F0"/>
    <w:rsid w:val="00366BAB"/>
    <w:rsid w:val="0037044A"/>
    <w:rsid w:val="003708D8"/>
    <w:rsid w:val="00370D44"/>
    <w:rsid w:val="0037157E"/>
    <w:rsid w:val="0037292E"/>
    <w:rsid w:val="00372DE5"/>
    <w:rsid w:val="00373732"/>
    <w:rsid w:val="003740B8"/>
    <w:rsid w:val="003746B2"/>
    <w:rsid w:val="00374838"/>
    <w:rsid w:val="00375456"/>
    <w:rsid w:val="00376094"/>
    <w:rsid w:val="00376341"/>
    <w:rsid w:val="003772E6"/>
    <w:rsid w:val="0038006C"/>
    <w:rsid w:val="0038031D"/>
    <w:rsid w:val="003803FC"/>
    <w:rsid w:val="00380D49"/>
    <w:rsid w:val="003817CD"/>
    <w:rsid w:val="00381874"/>
    <w:rsid w:val="00382390"/>
    <w:rsid w:val="0038259E"/>
    <w:rsid w:val="00382656"/>
    <w:rsid w:val="00382930"/>
    <w:rsid w:val="00382B18"/>
    <w:rsid w:val="00382F69"/>
    <w:rsid w:val="00383E0B"/>
    <w:rsid w:val="00383E8E"/>
    <w:rsid w:val="003843CA"/>
    <w:rsid w:val="00385B60"/>
    <w:rsid w:val="00386483"/>
    <w:rsid w:val="00386641"/>
    <w:rsid w:val="0038665F"/>
    <w:rsid w:val="003867BC"/>
    <w:rsid w:val="00386A91"/>
    <w:rsid w:val="003873D9"/>
    <w:rsid w:val="00391EAF"/>
    <w:rsid w:val="0039266E"/>
    <w:rsid w:val="00392B8B"/>
    <w:rsid w:val="00394227"/>
    <w:rsid w:val="003942AA"/>
    <w:rsid w:val="00394BC0"/>
    <w:rsid w:val="00395151"/>
    <w:rsid w:val="003957A7"/>
    <w:rsid w:val="00395D37"/>
    <w:rsid w:val="0039650A"/>
    <w:rsid w:val="00397BDA"/>
    <w:rsid w:val="00397C21"/>
    <w:rsid w:val="00397C59"/>
    <w:rsid w:val="003A03FB"/>
    <w:rsid w:val="003A04FD"/>
    <w:rsid w:val="003A0A49"/>
    <w:rsid w:val="003A23C8"/>
    <w:rsid w:val="003A320E"/>
    <w:rsid w:val="003A36FB"/>
    <w:rsid w:val="003A41FD"/>
    <w:rsid w:val="003A4E9C"/>
    <w:rsid w:val="003A5071"/>
    <w:rsid w:val="003A50F3"/>
    <w:rsid w:val="003A522F"/>
    <w:rsid w:val="003A5472"/>
    <w:rsid w:val="003A5627"/>
    <w:rsid w:val="003A5C8A"/>
    <w:rsid w:val="003A6651"/>
    <w:rsid w:val="003A6BAD"/>
    <w:rsid w:val="003A6D67"/>
    <w:rsid w:val="003A798C"/>
    <w:rsid w:val="003B0388"/>
    <w:rsid w:val="003B1F4C"/>
    <w:rsid w:val="003B202C"/>
    <w:rsid w:val="003B25D5"/>
    <w:rsid w:val="003B376E"/>
    <w:rsid w:val="003B3B4D"/>
    <w:rsid w:val="003B4869"/>
    <w:rsid w:val="003B50A1"/>
    <w:rsid w:val="003B517A"/>
    <w:rsid w:val="003B5CB7"/>
    <w:rsid w:val="003B643A"/>
    <w:rsid w:val="003B664A"/>
    <w:rsid w:val="003B669A"/>
    <w:rsid w:val="003B68F8"/>
    <w:rsid w:val="003B7284"/>
    <w:rsid w:val="003B7C0A"/>
    <w:rsid w:val="003B7C75"/>
    <w:rsid w:val="003C08D8"/>
    <w:rsid w:val="003C0F20"/>
    <w:rsid w:val="003C28BE"/>
    <w:rsid w:val="003C2990"/>
    <w:rsid w:val="003C4DC6"/>
    <w:rsid w:val="003C526E"/>
    <w:rsid w:val="003C6280"/>
    <w:rsid w:val="003C6817"/>
    <w:rsid w:val="003C71AD"/>
    <w:rsid w:val="003C77F8"/>
    <w:rsid w:val="003C7BFE"/>
    <w:rsid w:val="003D02F2"/>
    <w:rsid w:val="003D0BAF"/>
    <w:rsid w:val="003D2995"/>
    <w:rsid w:val="003D2D52"/>
    <w:rsid w:val="003D41DA"/>
    <w:rsid w:val="003D4415"/>
    <w:rsid w:val="003D46A0"/>
    <w:rsid w:val="003D46AD"/>
    <w:rsid w:val="003D473E"/>
    <w:rsid w:val="003D4E6D"/>
    <w:rsid w:val="003D5550"/>
    <w:rsid w:val="003D625E"/>
    <w:rsid w:val="003D67A4"/>
    <w:rsid w:val="003D6CBC"/>
    <w:rsid w:val="003D7754"/>
    <w:rsid w:val="003D77CE"/>
    <w:rsid w:val="003D7834"/>
    <w:rsid w:val="003D7FF6"/>
    <w:rsid w:val="003E0438"/>
    <w:rsid w:val="003E09BE"/>
    <w:rsid w:val="003E1B8F"/>
    <w:rsid w:val="003E2442"/>
    <w:rsid w:val="003E467E"/>
    <w:rsid w:val="003E49BB"/>
    <w:rsid w:val="003E49D6"/>
    <w:rsid w:val="003E4C8E"/>
    <w:rsid w:val="003E5091"/>
    <w:rsid w:val="003E590D"/>
    <w:rsid w:val="003E6428"/>
    <w:rsid w:val="003E72CA"/>
    <w:rsid w:val="003E75B4"/>
    <w:rsid w:val="003E7A35"/>
    <w:rsid w:val="003E7EBE"/>
    <w:rsid w:val="003E7F03"/>
    <w:rsid w:val="003F074E"/>
    <w:rsid w:val="003F0B5E"/>
    <w:rsid w:val="003F11CA"/>
    <w:rsid w:val="003F1587"/>
    <w:rsid w:val="003F1A0A"/>
    <w:rsid w:val="003F2234"/>
    <w:rsid w:val="003F3D8A"/>
    <w:rsid w:val="003F4135"/>
    <w:rsid w:val="003F4169"/>
    <w:rsid w:val="003F49CF"/>
    <w:rsid w:val="003F4DDF"/>
    <w:rsid w:val="003F5884"/>
    <w:rsid w:val="003F6B6F"/>
    <w:rsid w:val="003F7301"/>
    <w:rsid w:val="003F7EBD"/>
    <w:rsid w:val="0040064B"/>
    <w:rsid w:val="00400719"/>
    <w:rsid w:val="00400BA3"/>
    <w:rsid w:val="004011A9"/>
    <w:rsid w:val="00401C14"/>
    <w:rsid w:val="00402393"/>
    <w:rsid w:val="00402B21"/>
    <w:rsid w:val="004045C6"/>
    <w:rsid w:val="00405017"/>
    <w:rsid w:val="0040514C"/>
    <w:rsid w:val="0040525D"/>
    <w:rsid w:val="004058B3"/>
    <w:rsid w:val="00410CCA"/>
    <w:rsid w:val="0041186B"/>
    <w:rsid w:val="00411A65"/>
    <w:rsid w:val="00411CC2"/>
    <w:rsid w:val="00411E3D"/>
    <w:rsid w:val="00412B1A"/>
    <w:rsid w:val="00412CC2"/>
    <w:rsid w:val="0041307B"/>
    <w:rsid w:val="00413116"/>
    <w:rsid w:val="00413311"/>
    <w:rsid w:val="0041358B"/>
    <w:rsid w:val="00414BA5"/>
    <w:rsid w:val="00414D7A"/>
    <w:rsid w:val="00415D5E"/>
    <w:rsid w:val="00416187"/>
    <w:rsid w:val="0041642D"/>
    <w:rsid w:val="00416842"/>
    <w:rsid w:val="00416C99"/>
    <w:rsid w:val="004170D6"/>
    <w:rsid w:val="0041792C"/>
    <w:rsid w:val="004202D2"/>
    <w:rsid w:val="00420BB7"/>
    <w:rsid w:val="00421640"/>
    <w:rsid w:val="00421769"/>
    <w:rsid w:val="00421D0E"/>
    <w:rsid w:val="0042228D"/>
    <w:rsid w:val="0042355D"/>
    <w:rsid w:val="00424033"/>
    <w:rsid w:val="00424617"/>
    <w:rsid w:val="0042492B"/>
    <w:rsid w:val="00424EC1"/>
    <w:rsid w:val="00425489"/>
    <w:rsid w:val="0042555D"/>
    <w:rsid w:val="00425807"/>
    <w:rsid w:val="00426139"/>
    <w:rsid w:val="004266AA"/>
    <w:rsid w:val="00426CF0"/>
    <w:rsid w:val="00427141"/>
    <w:rsid w:val="004304CD"/>
    <w:rsid w:val="00431720"/>
    <w:rsid w:val="00431AFA"/>
    <w:rsid w:val="00431B27"/>
    <w:rsid w:val="004323FA"/>
    <w:rsid w:val="00432D30"/>
    <w:rsid w:val="0043310A"/>
    <w:rsid w:val="00433B60"/>
    <w:rsid w:val="0043427E"/>
    <w:rsid w:val="0043436A"/>
    <w:rsid w:val="00434B9A"/>
    <w:rsid w:val="00434CD1"/>
    <w:rsid w:val="00434DA1"/>
    <w:rsid w:val="004351F1"/>
    <w:rsid w:val="00435CCC"/>
    <w:rsid w:val="004368A1"/>
    <w:rsid w:val="004368CB"/>
    <w:rsid w:val="00436B7B"/>
    <w:rsid w:val="00440422"/>
    <w:rsid w:val="0044069E"/>
    <w:rsid w:val="00441023"/>
    <w:rsid w:val="0044115C"/>
    <w:rsid w:val="004416DB"/>
    <w:rsid w:val="00441C10"/>
    <w:rsid w:val="00441D57"/>
    <w:rsid w:val="00442134"/>
    <w:rsid w:val="004423A7"/>
    <w:rsid w:val="004423FA"/>
    <w:rsid w:val="004425BF"/>
    <w:rsid w:val="004431EA"/>
    <w:rsid w:val="00443412"/>
    <w:rsid w:val="00443666"/>
    <w:rsid w:val="0044377D"/>
    <w:rsid w:val="0044383A"/>
    <w:rsid w:val="004443F4"/>
    <w:rsid w:val="0044448F"/>
    <w:rsid w:val="00444C22"/>
    <w:rsid w:val="00444EE1"/>
    <w:rsid w:val="00445DEE"/>
    <w:rsid w:val="00446042"/>
    <w:rsid w:val="00447267"/>
    <w:rsid w:val="00447E59"/>
    <w:rsid w:val="004507E9"/>
    <w:rsid w:val="00451764"/>
    <w:rsid w:val="004522C0"/>
    <w:rsid w:val="004527DA"/>
    <w:rsid w:val="0045321B"/>
    <w:rsid w:val="00453365"/>
    <w:rsid w:val="004533CA"/>
    <w:rsid w:val="00453DE1"/>
    <w:rsid w:val="00453F72"/>
    <w:rsid w:val="00454092"/>
    <w:rsid w:val="0045427F"/>
    <w:rsid w:val="0045526D"/>
    <w:rsid w:val="00456305"/>
    <w:rsid w:val="00456A17"/>
    <w:rsid w:val="00456D4B"/>
    <w:rsid w:val="0045798C"/>
    <w:rsid w:val="00460644"/>
    <w:rsid w:val="00460C3D"/>
    <w:rsid w:val="00460D08"/>
    <w:rsid w:val="00461652"/>
    <w:rsid w:val="004617F4"/>
    <w:rsid w:val="0046316F"/>
    <w:rsid w:val="0046329F"/>
    <w:rsid w:val="004640DA"/>
    <w:rsid w:val="00464F41"/>
    <w:rsid w:val="0046565F"/>
    <w:rsid w:val="00465ACC"/>
    <w:rsid w:val="00466DB6"/>
    <w:rsid w:val="00466F78"/>
    <w:rsid w:val="00467DFA"/>
    <w:rsid w:val="004709EA"/>
    <w:rsid w:val="00472432"/>
    <w:rsid w:val="0047279A"/>
    <w:rsid w:val="004751C7"/>
    <w:rsid w:val="00475CB3"/>
    <w:rsid w:val="00475DBB"/>
    <w:rsid w:val="00475E0B"/>
    <w:rsid w:val="0047730C"/>
    <w:rsid w:val="004774DF"/>
    <w:rsid w:val="00477674"/>
    <w:rsid w:val="0047774B"/>
    <w:rsid w:val="0047793A"/>
    <w:rsid w:val="00480168"/>
    <w:rsid w:val="004805B9"/>
    <w:rsid w:val="004812F8"/>
    <w:rsid w:val="0048145C"/>
    <w:rsid w:val="00481812"/>
    <w:rsid w:val="004820BA"/>
    <w:rsid w:val="0048300A"/>
    <w:rsid w:val="004839A0"/>
    <w:rsid w:val="00483FEF"/>
    <w:rsid w:val="0048401F"/>
    <w:rsid w:val="004850F8"/>
    <w:rsid w:val="00485AA8"/>
    <w:rsid w:val="00485BBF"/>
    <w:rsid w:val="00486787"/>
    <w:rsid w:val="004867BA"/>
    <w:rsid w:val="00487357"/>
    <w:rsid w:val="00491346"/>
    <w:rsid w:val="00491D18"/>
    <w:rsid w:val="0049260A"/>
    <w:rsid w:val="00492A8F"/>
    <w:rsid w:val="00492D62"/>
    <w:rsid w:val="00493736"/>
    <w:rsid w:val="004954A1"/>
    <w:rsid w:val="00495B12"/>
    <w:rsid w:val="00496415"/>
    <w:rsid w:val="00497172"/>
    <w:rsid w:val="004A0344"/>
    <w:rsid w:val="004A0596"/>
    <w:rsid w:val="004A20AA"/>
    <w:rsid w:val="004A4760"/>
    <w:rsid w:val="004A5FCC"/>
    <w:rsid w:val="004A6317"/>
    <w:rsid w:val="004A67D7"/>
    <w:rsid w:val="004A6825"/>
    <w:rsid w:val="004A6ECF"/>
    <w:rsid w:val="004B07C8"/>
    <w:rsid w:val="004B1128"/>
    <w:rsid w:val="004B122B"/>
    <w:rsid w:val="004B12A7"/>
    <w:rsid w:val="004B199E"/>
    <w:rsid w:val="004B1CFF"/>
    <w:rsid w:val="004B20DA"/>
    <w:rsid w:val="004B25E6"/>
    <w:rsid w:val="004B278E"/>
    <w:rsid w:val="004B342C"/>
    <w:rsid w:val="004B469C"/>
    <w:rsid w:val="004B4700"/>
    <w:rsid w:val="004B4C90"/>
    <w:rsid w:val="004B5BA7"/>
    <w:rsid w:val="004B600C"/>
    <w:rsid w:val="004B62DA"/>
    <w:rsid w:val="004B64A3"/>
    <w:rsid w:val="004B68BD"/>
    <w:rsid w:val="004B752A"/>
    <w:rsid w:val="004C060A"/>
    <w:rsid w:val="004C0AAC"/>
    <w:rsid w:val="004C0E9A"/>
    <w:rsid w:val="004C2623"/>
    <w:rsid w:val="004C26EF"/>
    <w:rsid w:val="004C272B"/>
    <w:rsid w:val="004C322A"/>
    <w:rsid w:val="004C36A4"/>
    <w:rsid w:val="004C44DC"/>
    <w:rsid w:val="004C46A7"/>
    <w:rsid w:val="004C53D1"/>
    <w:rsid w:val="004C5BF7"/>
    <w:rsid w:val="004C64B7"/>
    <w:rsid w:val="004C6612"/>
    <w:rsid w:val="004C7628"/>
    <w:rsid w:val="004D0532"/>
    <w:rsid w:val="004D1570"/>
    <w:rsid w:val="004D20A3"/>
    <w:rsid w:val="004D2296"/>
    <w:rsid w:val="004D2A6E"/>
    <w:rsid w:val="004D2B54"/>
    <w:rsid w:val="004D3BD2"/>
    <w:rsid w:val="004D3D93"/>
    <w:rsid w:val="004D52B1"/>
    <w:rsid w:val="004D5788"/>
    <w:rsid w:val="004D6364"/>
    <w:rsid w:val="004D7121"/>
    <w:rsid w:val="004E00F3"/>
    <w:rsid w:val="004E038A"/>
    <w:rsid w:val="004E0714"/>
    <w:rsid w:val="004E0899"/>
    <w:rsid w:val="004E1126"/>
    <w:rsid w:val="004E1327"/>
    <w:rsid w:val="004E1672"/>
    <w:rsid w:val="004E16BC"/>
    <w:rsid w:val="004E1B4D"/>
    <w:rsid w:val="004E259D"/>
    <w:rsid w:val="004E29C2"/>
    <w:rsid w:val="004E321E"/>
    <w:rsid w:val="004E3D09"/>
    <w:rsid w:val="004E4306"/>
    <w:rsid w:val="004E5139"/>
    <w:rsid w:val="004E5F56"/>
    <w:rsid w:val="004E63AB"/>
    <w:rsid w:val="004E694D"/>
    <w:rsid w:val="004E6A59"/>
    <w:rsid w:val="004E7107"/>
    <w:rsid w:val="004E769B"/>
    <w:rsid w:val="004E7E6C"/>
    <w:rsid w:val="004F06EC"/>
    <w:rsid w:val="004F0BB9"/>
    <w:rsid w:val="004F0F1B"/>
    <w:rsid w:val="004F1255"/>
    <w:rsid w:val="004F146C"/>
    <w:rsid w:val="004F15F8"/>
    <w:rsid w:val="004F2455"/>
    <w:rsid w:val="004F3182"/>
    <w:rsid w:val="004F363A"/>
    <w:rsid w:val="004F3747"/>
    <w:rsid w:val="004F3D48"/>
    <w:rsid w:val="004F3ED0"/>
    <w:rsid w:val="004F4363"/>
    <w:rsid w:val="004F4A6D"/>
    <w:rsid w:val="004F5633"/>
    <w:rsid w:val="004F5EAD"/>
    <w:rsid w:val="004F6A21"/>
    <w:rsid w:val="004F6ECB"/>
    <w:rsid w:val="004F71A5"/>
    <w:rsid w:val="004F7657"/>
    <w:rsid w:val="004F7689"/>
    <w:rsid w:val="004F7976"/>
    <w:rsid w:val="0050011E"/>
    <w:rsid w:val="00500246"/>
    <w:rsid w:val="00500253"/>
    <w:rsid w:val="00501C01"/>
    <w:rsid w:val="00502753"/>
    <w:rsid w:val="00503323"/>
    <w:rsid w:val="0050354E"/>
    <w:rsid w:val="005040B2"/>
    <w:rsid w:val="0050456F"/>
    <w:rsid w:val="00505B0F"/>
    <w:rsid w:val="00505DE4"/>
    <w:rsid w:val="00506294"/>
    <w:rsid w:val="00506934"/>
    <w:rsid w:val="005069B5"/>
    <w:rsid w:val="00506B38"/>
    <w:rsid w:val="00506DFB"/>
    <w:rsid w:val="00506E1A"/>
    <w:rsid w:val="00506E65"/>
    <w:rsid w:val="0050749D"/>
    <w:rsid w:val="00507967"/>
    <w:rsid w:val="00507CB6"/>
    <w:rsid w:val="00507D50"/>
    <w:rsid w:val="00510772"/>
    <w:rsid w:val="00511113"/>
    <w:rsid w:val="0051240B"/>
    <w:rsid w:val="00512893"/>
    <w:rsid w:val="00513547"/>
    <w:rsid w:val="00513F07"/>
    <w:rsid w:val="0051465E"/>
    <w:rsid w:val="00514DC7"/>
    <w:rsid w:val="0051575F"/>
    <w:rsid w:val="00516038"/>
    <w:rsid w:val="00516195"/>
    <w:rsid w:val="00516221"/>
    <w:rsid w:val="00516709"/>
    <w:rsid w:val="005174BF"/>
    <w:rsid w:val="0052051A"/>
    <w:rsid w:val="005206D8"/>
    <w:rsid w:val="00520AF4"/>
    <w:rsid w:val="00520EAE"/>
    <w:rsid w:val="0052155C"/>
    <w:rsid w:val="0052320D"/>
    <w:rsid w:val="0052334D"/>
    <w:rsid w:val="005238FD"/>
    <w:rsid w:val="00523B01"/>
    <w:rsid w:val="00523CDC"/>
    <w:rsid w:val="005244C1"/>
    <w:rsid w:val="005244D7"/>
    <w:rsid w:val="005248BE"/>
    <w:rsid w:val="0052499F"/>
    <w:rsid w:val="00524ABD"/>
    <w:rsid w:val="00524D3B"/>
    <w:rsid w:val="00524FBC"/>
    <w:rsid w:val="00525A45"/>
    <w:rsid w:val="005260EE"/>
    <w:rsid w:val="00527D5F"/>
    <w:rsid w:val="00530479"/>
    <w:rsid w:val="00530A68"/>
    <w:rsid w:val="00532016"/>
    <w:rsid w:val="005321F1"/>
    <w:rsid w:val="00532697"/>
    <w:rsid w:val="00532D27"/>
    <w:rsid w:val="00534914"/>
    <w:rsid w:val="00534FB8"/>
    <w:rsid w:val="0053720C"/>
    <w:rsid w:val="0053738D"/>
    <w:rsid w:val="005379BE"/>
    <w:rsid w:val="00537CA8"/>
    <w:rsid w:val="0054064A"/>
    <w:rsid w:val="005407DB"/>
    <w:rsid w:val="00540AFB"/>
    <w:rsid w:val="00540BF1"/>
    <w:rsid w:val="00540D7A"/>
    <w:rsid w:val="00542013"/>
    <w:rsid w:val="00542985"/>
    <w:rsid w:val="00542C7D"/>
    <w:rsid w:val="00542DEA"/>
    <w:rsid w:val="00542E97"/>
    <w:rsid w:val="005430BE"/>
    <w:rsid w:val="005433FF"/>
    <w:rsid w:val="005437E1"/>
    <w:rsid w:val="00543EAC"/>
    <w:rsid w:val="0054438A"/>
    <w:rsid w:val="005445F7"/>
    <w:rsid w:val="005468BF"/>
    <w:rsid w:val="00547673"/>
    <w:rsid w:val="00550DEF"/>
    <w:rsid w:val="00551883"/>
    <w:rsid w:val="00551D85"/>
    <w:rsid w:val="00552D1F"/>
    <w:rsid w:val="00553DF3"/>
    <w:rsid w:val="00554A82"/>
    <w:rsid w:val="00554C41"/>
    <w:rsid w:val="00554C94"/>
    <w:rsid w:val="00556C29"/>
    <w:rsid w:val="005571F4"/>
    <w:rsid w:val="0055727C"/>
    <w:rsid w:val="0055798A"/>
    <w:rsid w:val="00557F48"/>
    <w:rsid w:val="00560D99"/>
    <w:rsid w:val="00561688"/>
    <w:rsid w:val="00561CC2"/>
    <w:rsid w:val="00562B8E"/>
    <w:rsid w:val="00562FDE"/>
    <w:rsid w:val="0056312B"/>
    <w:rsid w:val="00563A5E"/>
    <w:rsid w:val="00563C52"/>
    <w:rsid w:val="0056424A"/>
    <w:rsid w:val="0056465F"/>
    <w:rsid w:val="00566FC2"/>
    <w:rsid w:val="005704EE"/>
    <w:rsid w:val="00570B6F"/>
    <w:rsid w:val="00570E2A"/>
    <w:rsid w:val="00572A25"/>
    <w:rsid w:val="0057396E"/>
    <w:rsid w:val="0057402F"/>
    <w:rsid w:val="00574051"/>
    <w:rsid w:val="00575908"/>
    <w:rsid w:val="00576968"/>
    <w:rsid w:val="0058106D"/>
    <w:rsid w:val="0058114A"/>
    <w:rsid w:val="0058140C"/>
    <w:rsid w:val="00581F88"/>
    <w:rsid w:val="00582390"/>
    <w:rsid w:val="00583115"/>
    <w:rsid w:val="0058337F"/>
    <w:rsid w:val="005836D6"/>
    <w:rsid w:val="005837BD"/>
    <w:rsid w:val="00583886"/>
    <w:rsid w:val="00583C40"/>
    <w:rsid w:val="0058472B"/>
    <w:rsid w:val="0058476C"/>
    <w:rsid w:val="00585D68"/>
    <w:rsid w:val="005860F5"/>
    <w:rsid w:val="005876C1"/>
    <w:rsid w:val="005901AE"/>
    <w:rsid w:val="00590EC9"/>
    <w:rsid w:val="00590F26"/>
    <w:rsid w:val="005919C2"/>
    <w:rsid w:val="005929CB"/>
    <w:rsid w:val="0059379E"/>
    <w:rsid w:val="00593BEB"/>
    <w:rsid w:val="00593C7D"/>
    <w:rsid w:val="00594245"/>
    <w:rsid w:val="00595412"/>
    <w:rsid w:val="0059564E"/>
    <w:rsid w:val="0059598C"/>
    <w:rsid w:val="00596E8E"/>
    <w:rsid w:val="00596EE9"/>
    <w:rsid w:val="005971D7"/>
    <w:rsid w:val="00597B29"/>
    <w:rsid w:val="00597C8E"/>
    <w:rsid w:val="005A12B1"/>
    <w:rsid w:val="005A20DE"/>
    <w:rsid w:val="005A23DB"/>
    <w:rsid w:val="005A2AA7"/>
    <w:rsid w:val="005A2EAD"/>
    <w:rsid w:val="005A2FA3"/>
    <w:rsid w:val="005A419C"/>
    <w:rsid w:val="005A49D9"/>
    <w:rsid w:val="005A4A99"/>
    <w:rsid w:val="005A4B62"/>
    <w:rsid w:val="005A5B18"/>
    <w:rsid w:val="005A5FEF"/>
    <w:rsid w:val="005A6C48"/>
    <w:rsid w:val="005A7447"/>
    <w:rsid w:val="005A75B6"/>
    <w:rsid w:val="005A7CC1"/>
    <w:rsid w:val="005A7FC4"/>
    <w:rsid w:val="005B069C"/>
    <w:rsid w:val="005B0722"/>
    <w:rsid w:val="005B1637"/>
    <w:rsid w:val="005B25D0"/>
    <w:rsid w:val="005B2E3C"/>
    <w:rsid w:val="005B3D65"/>
    <w:rsid w:val="005B3F64"/>
    <w:rsid w:val="005B3FDA"/>
    <w:rsid w:val="005B41D1"/>
    <w:rsid w:val="005B4782"/>
    <w:rsid w:val="005B5546"/>
    <w:rsid w:val="005B5945"/>
    <w:rsid w:val="005B61AE"/>
    <w:rsid w:val="005B6488"/>
    <w:rsid w:val="005B6918"/>
    <w:rsid w:val="005B7053"/>
    <w:rsid w:val="005B7610"/>
    <w:rsid w:val="005C049E"/>
    <w:rsid w:val="005C1168"/>
    <w:rsid w:val="005C16FF"/>
    <w:rsid w:val="005C1C38"/>
    <w:rsid w:val="005C2B61"/>
    <w:rsid w:val="005C3C17"/>
    <w:rsid w:val="005C3E6C"/>
    <w:rsid w:val="005C42CE"/>
    <w:rsid w:val="005C4F8B"/>
    <w:rsid w:val="005C522A"/>
    <w:rsid w:val="005C532A"/>
    <w:rsid w:val="005C54D8"/>
    <w:rsid w:val="005C569A"/>
    <w:rsid w:val="005C5FFA"/>
    <w:rsid w:val="005C6D53"/>
    <w:rsid w:val="005C796F"/>
    <w:rsid w:val="005D1034"/>
    <w:rsid w:val="005D2F25"/>
    <w:rsid w:val="005D3A81"/>
    <w:rsid w:val="005D3F66"/>
    <w:rsid w:val="005D4611"/>
    <w:rsid w:val="005D4D80"/>
    <w:rsid w:val="005D6105"/>
    <w:rsid w:val="005D6AE2"/>
    <w:rsid w:val="005D6C9F"/>
    <w:rsid w:val="005D7919"/>
    <w:rsid w:val="005E06AD"/>
    <w:rsid w:val="005E1DA3"/>
    <w:rsid w:val="005E1ECE"/>
    <w:rsid w:val="005E21BC"/>
    <w:rsid w:val="005E2598"/>
    <w:rsid w:val="005E2FE3"/>
    <w:rsid w:val="005E30E1"/>
    <w:rsid w:val="005E34F1"/>
    <w:rsid w:val="005E375B"/>
    <w:rsid w:val="005E3808"/>
    <w:rsid w:val="005E41D3"/>
    <w:rsid w:val="005E4C16"/>
    <w:rsid w:val="005E5065"/>
    <w:rsid w:val="005E5E01"/>
    <w:rsid w:val="005E67EF"/>
    <w:rsid w:val="005E6BAE"/>
    <w:rsid w:val="005E6C66"/>
    <w:rsid w:val="005E6E90"/>
    <w:rsid w:val="005E6F53"/>
    <w:rsid w:val="005E75AA"/>
    <w:rsid w:val="005E7A3B"/>
    <w:rsid w:val="005E7A8B"/>
    <w:rsid w:val="005F2201"/>
    <w:rsid w:val="005F2597"/>
    <w:rsid w:val="005F2631"/>
    <w:rsid w:val="005F264D"/>
    <w:rsid w:val="005F267F"/>
    <w:rsid w:val="005F2DAB"/>
    <w:rsid w:val="005F30CA"/>
    <w:rsid w:val="005F365D"/>
    <w:rsid w:val="005F3806"/>
    <w:rsid w:val="005F39D4"/>
    <w:rsid w:val="005F41A5"/>
    <w:rsid w:val="005F4F0E"/>
    <w:rsid w:val="005F5CF4"/>
    <w:rsid w:val="005F61F1"/>
    <w:rsid w:val="005F6D4B"/>
    <w:rsid w:val="005F6F37"/>
    <w:rsid w:val="005F7A0D"/>
    <w:rsid w:val="005F7B0A"/>
    <w:rsid w:val="005F7C27"/>
    <w:rsid w:val="006003E3"/>
    <w:rsid w:val="00601224"/>
    <w:rsid w:val="0060138B"/>
    <w:rsid w:val="00601BB5"/>
    <w:rsid w:val="0060277B"/>
    <w:rsid w:val="0060297A"/>
    <w:rsid w:val="00602C14"/>
    <w:rsid w:val="00603211"/>
    <w:rsid w:val="0060356C"/>
    <w:rsid w:val="00603758"/>
    <w:rsid w:val="00604C69"/>
    <w:rsid w:val="00604D9B"/>
    <w:rsid w:val="0060509C"/>
    <w:rsid w:val="006058F2"/>
    <w:rsid w:val="00606AD8"/>
    <w:rsid w:val="006100DA"/>
    <w:rsid w:val="006102B9"/>
    <w:rsid w:val="00610373"/>
    <w:rsid w:val="006105E5"/>
    <w:rsid w:val="006107F2"/>
    <w:rsid w:val="00610E68"/>
    <w:rsid w:val="00611516"/>
    <w:rsid w:val="00612C82"/>
    <w:rsid w:val="006132B5"/>
    <w:rsid w:val="0061368A"/>
    <w:rsid w:val="00613738"/>
    <w:rsid w:val="00613FFE"/>
    <w:rsid w:val="006149B7"/>
    <w:rsid w:val="00614D23"/>
    <w:rsid w:val="006155FD"/>
    <w:rsid w:val="0061592C"/>
    <w:rsid w:val="0061600C"/>
    <w:rsid w:val="00616054"/>
    <w:rsid w:val="006162FD"/>
    <w:rsid w:val="006165B7"/>
    <w:rsid w:val="00617557"/>
    <w:rsid w:val="00617570"/>
    <w:rsid w:val="00617ACA"/>
    <w:rsid w:val="00617B89"/>
    <w:rsid w:val="0062354E"/>
    <w:rsid w:val="00623797"/>
    <w:rsid w:val="00623B8A"/>
    <w:rsid w:val="00624A98"/>
    <w:rsid w:val="00624B4A"/>
    <w:rsid w:val="00625088"/>
    <w:rsid w:val="00625CAC"/>
    <w:rsid w:val="00626F23"/>
    <w:rsid w:val="0062773A"/>
    <w:rsid w:val="00627C3D"/>
    <w:rsid w:val="00627D17"/>
    <w:rsid w:val="0063014D"/>
    <w:rsid w:val="0063146A"/>
    <w:rsid w:val="006328E9"/>
    <w:rsid w:val="006328F8"/>
    <w:rsid w:val="0063412F"/>
    <w:rsid w:val="0063447E"/>
    <w:rsid w:val="00634510"/>
    <w:rsid w:val="00635020"/>
    <w:rsid w:val="006353F9"/>
    <w:rsid w:val="00635659"/>
    <w:rsid w:val="00635AD7"/>
    <w:rsid w:val="006365B0"/>
    <w:rsid w:val="00636957"/>
    <w:rsid w:val="00636DA8"/>
    <w:rsid w:val="0064057C"/>
    <w:rsid w:val="00640768"/>
    <w:rsid w:val="00640820"/>
    <w:rsid w:val="00640B11"/>
    <w:rsid w:val="00640CD8"/>
    <w:rsid w:val="006412CB"/>
    <w:rsid w:val="006414DA"/>
    <w:rsid w:val="0064163C"/>
    <w:rsid w:val="00641973"/>
    <w:rsid w:val="00641D5A"/>
    <w:rsid w:val="00641FD4"/>
    <w:rsid w:val="006421D4"/>
    <w:rsid w:val="006421FB"/>
    <w:rsid w:val="006424A9"/>
    <w:rsid w:val="00642E0D"/>
    <w:rsid w:val="00642FB4"/>
    <w:rsid w:val="00643C33"/>
    <w:rsid w:val="00644390"/>
    <w:rsid w:val="006448A8"/>
    <w:rsid w:val="006468B3"/>
    <w:rsid w:val="006472A8"/>
    <w:rsid w:val="0064757E"/>
    <w:rsid w:val="00647C86"/>
    <w:rsid w:val="00650AD1"/>
    <w:rsid w:val="0065115F"/>
    <w:rsid w:val="0065149F"/>
    <w:rsid w:val="00651957"/>
    <w:rsid w:val="00651984"/>
    <w:rsid w:val="0065246F"/>
    <w:rsid w:val="0065263C"/>
    <w:rsid w:val="006534C7"/>
    <w:rsid w:val="00654303"/>
    <w:rsid w:val="00654AAC"/>
    <w:rsid w:val="0065560D"/>
    <w:rsid w:val="00655A6E"/>
    <w:rsid w:val="006562B6"/>
    <w:rsid w:val="00656C3B"/>
    <w:rsid w:val="00657B6D"/>
    <w:rsid w:val="00660A04"/>
    <w:rsid w:val="00660D6B"/>
    <w:rsid w:val="00661443"/>
    <w:rsid w:val="006617C4"/>
    <w:rsid w:val="006623C6"/>
    <w:rsid w:val="00662BAB"/>
    <w:rsid w:val="00662C5C"/>
    <w:rsid w:val="00662E62"/>
    <w:rsid w:val="00663271"/>
    <w:rsid w:val="00663C15"/>
    <w:rsid w:val="0066477B"/>
    <w:rsid w:val="00665356"/>
    <w:rsid w:val="00665782"/>
    <w:rsid w:val="006679AE"/>
    <w:rsid w:val="00667AA8"/>
    <w:rsid w:val="0067089B"/>
    <w:rsid w:val="00670A79"/>
    <w:rsid w:val="00670C61"/>
    <w:rsid w:val="006717F1"/>
    <w:rsid w:val="0067184B"/>
    <w:rsid w:val="00671A30"/>
    <w:rsid w:val="00671DE1"/>
    <w:rsid w:val="00671E85"/>
    <w:rsid w:val="00671F8E"/>
    <w:rsid w:val="00672109"/>
    <w:rsid w:val="006722DF"/>
    <w:rsid w:val="006723AD"/>
    <w:rsid w:val="00673701"/>
    <w:rsid w:val="00673857"/>
    <w:rsid w:val="00673BB0"/>
    <w:rsid w:val="0067439D"/>
    <w:rsid w:val="006744FB"/>
    <w:rsid w:val="0067495F"/>
    <w:rsid w:val="00675F3C"/>
    <w:rsid w:val="00676094"/>
    <w:rsid w:val="0067620F"/>
    <w:rsid w:val="00676D2A"/>
    <w:rsid w:val="00680593"/>
    <w:rsid w:val="0068095C"/>
    <w:rsid w:val="00681972"/>
    <w:rsid w:val="006820D7"/>
    <w:rsid w:val="00682C0B"/>
    <w:rsid w:val="00682FD2"/>
    <w:rsid w:val="006840B5"/>
    <w:rsid w:val="0068415E"/>
    <w:rsid w:val="00684A25"/>
    <w:rsid w:val="00684C30"/>
    <w:rsid w:val="00684E9E"/>
    <w:rsid w:val="0068545B"/>
    <w:rsid w:val="006864E0"/>
    <w:rsid w:val="0068787E"/>
    <w:rsid w:val="00687FC2"/>
    <w:rsid w:val="006901C2"/>
    <w:rsid w:val="0069042E"/>
    <w:rsid w:val="006924C1"/>
    <w:rsid w:val="006934C0"/>
    <w:rsid w:val="00693803"/>
    <w:rsid w:val="00693CD8"/>
    <w:rsid w:val="00695460"/>
    <w:rsid w:val="0069578B"/>
    <w:rsid w:val="006959D2"/>
    <w:rsid w:val="00695DD2"/>
    <w:rsid w:val="00695DF2"/>
    <w:rsid w:val="0069606C"/>
    <w:rsid w:val="006961FE"/>
    <w:rsid w:val="006968EB"/>
    <w:rsid w:val="00696ACC"/>
    <w:rsid w:val="006975BE"/>
    <w:rsid w:val="0069760B"/>
    <w:rsid w:val="006A0525"/>
    <w:rsid w:val="006A06F4"/>
    <w:rsid w:val="006A071F"/>
    <w:rsid w:val="006A0737"/>
    <w:rsid w:val="006A0F60"/>
    <w:rsid w:val="006A139E"/>
    <w:rsid w:val="006A2AF4"/>
    <w:rsid w:val="006A3262"/>
    <w:rsid w:val="006A3402"/>
    <w:rsid w:val="006A3C4A"/>
    <w:rsid w:val="006A47FB"/>
    <w:rsid w:val="006A4D8F"/>
    <w:rsid w:val="006A54A0"/>
    <w:rsid w:val="006A5C69"/>
    <w:rsid w:val="006A6154"/>
    <w:rsid w:val="006A6207"/>
    <w:rsid w:val="006A6587"/>
    <w:rsid w:val="006A73BE"/>
    <w:rsid w:val="006A74E8"/>
    <w:rsid w:val="006A76DD"/>
    <w:rsid w:val="006B0033"/>
    <w:rsid w:val="006B0D01"/>
    <w:rsid w:val="006B120F"/>
    <w:rsid w:val="006B3625"/>
    <w:rsid w:val="006B379A"/>
    <w:rsid w:val="006B554E"/>
    <w:rsid w:val="006B5622"/>
    <w:rsid w:val="006B5F9B"/>
    <w:rsid w:val="006B6D85"/>
    <w:rsid w:val="006B72A6"/>
    <w:rsid w:val="006B7FFE"/>
    <w:rsid w:val="006C037F"/>
    <w:rsid w:val="006C0E34"/>
    <w:rsid w:val="006C0EB6"/>
    <w:rsid w:val="006C2D9F"/>
    <w:rsid w:val="006C303A"/>
    <w:rsid w:val="006C30B2"/>
    <w:rsid w:val="006C30F7"/>
    <w:rsid w:val="006C366B"/>
    <w:rsid w:val="006C3B54"/>
    <w:rsid w:val="006C40EA"/>
    <w:rsid w:val="006C4C78"/>
    <w:rsid w:val="006C6135"/>
    <w:rsid w:val="006C6159"/>
    <w:rsid w:val="006C7D8E"/>
    <w:rsid w:val="006D0260"/>
    <w:rsid w:val="006D10C0"/>
    <w:rsid w:val="006D136C"/>
    <w:rsid w:val="006D3582"/>
    <w:rsid w:val="006D3D49"/>
    <w:rsid w:val="006D4A39"/>
    <w:rsid w:val="006D526E"/>
    <w:rsid w:val="006D5797"/>
    <w:rsid w:val="006D5955"/>
    <w:rsid w:val="006D5C71"/>
    <w:rsid w:val="006D71B1"/>
    <w:rsid w:val="006D7375"/>
    <w:rsid w:val="006E085C"/>
    <w:rsid w:val="006E08EF"/>
    <w:rsid w:val="006E0E06"/>
    <w:rsid w:val="006E17D3"/>
    <w:rsid w:val="006E27A2"/>
    <w:rsid w:val="006E29C9"/>
    <w:rsid w:val="006E5238"/>
    <w:rsid w:val="006E5CF0"/>
    <w:rsid w:val="006E6B89"/>
    <w:rsid w:val="006E7C8F"/>
    <w:rsid w:val="006F0011"/>
    <w:rsid w:val="006F0C29"/>
    <w:rsid w:val="006F0DBE"/>
    <w:rsid w:val="006F17E9"/>
    <w:rsid w:val="006F39CF"/>
    <w:rsid w:val="006F4579"/>
    <w:rsid w:val="006F4B06"/>
    <w:rsid w:val="006F52CE"/>
    <w:rsid w:val="006F5399"/>
    <w:rsid w:val="006F5554"/>
    <w:rsid w:val="006F56FF"/>
    <w:rsid w:val="00700430"/>
    <w:rsid w:val="00700DC6"/>
    <w:rsid w:val="00701170"/>
    <w:rsid w:val="007012C9"/>
    <w:rsid w:val="00701A9A"/>
    <w:rsid w:val="007030B6"/>
    <w:rsid w:val="00703166"/>
    <w:rsid w:val="007058CF"/>
    <w:rsid w:val="00706AEE"/>
    <w:rsid w:val="00706C09"/>
    <w:rsid w:val="00707A15"/>
    <w:rsid w:val="00710818"/>
    <w:rsid w:val="0071087F"/>
    <w:rsid w:val="007114E4"/>
    <w:rsid w:val="00711549"/>
    <w:rsid w:val="00711B9C"/>
    <w:rsid w:val="0071354B"/>
    <w:rsid w:val="00713625"/>
    <w:rsid w:val="00714BDA"/>
    <w:rsid w:val="00714F2B"/>
    <w:rsid w:val="007158B9"/>
    <w:rsid w:val="00715C37"/>
    <w:rsid w:val="00716065"/>
    <w:rsid w:val="00717F0C"/>
    <w:rsid w:val="0072035C"/>
    <w:rsid w:val="007204AB"/>
    <w:rsid w:val="00721178"/>
    <w:rsid w:val="00721259"/>
    <w:rsid w:val="0072257F"/>
    <w:rsid w:val="00722973"/>
    <w:rsid w:val="0072341E"/>
    <w:rsid w:val="00724A6A"/>
    <w:rsid w:val="00724B8F"/>
    <w:rsid w:val="00725278"/>
    <w:rsid w:val="00725A7D"/>
    <w:rsid w:val="0072680B"/>
    <w:rsid w:val="007277ED"/>
    <w:rsid w:val="007278E4"/>
    <w:rsid w:val="007304A1"/>
    <w:rsid w:val="007304C3"/>
    <w:rsid w:val="00730BC8"/>
    <w:rsid w:val="007311C8"/>
    <w:rsid w:val="0073166A"/>
    <w:rsid w:val="0073176F"/>
    <w:rsid w:val="007325CC"/>
    <w:rsid w:val="0073336F"/>
    <w:rsid w:val="0073447A"/>
    <w:rsid w:val="00734662"/>
    <w:rsid w:val="00734E26"/>
    <w:rsid w:val="0073525F"/>
    <w:rsid w:val="00735BB8"/>
    <w:rsid w:val="007366A2"/>
    <w:rsid w:val="00736B91"/>
    <w:rsid w:val="007375DF"/>
    <w:rsid w:val="00740094"/>
    <w:rsid w:val="007411DA"/>
    <w:rsid w:val="007413F6"/>
    <w:rsid w:val="00741A8F"/>
    <w:rsid w:val="0074232B"/>
    <w:rsid w:val="007428EF"/>
    <w:rsid w:val="00742ABB"/>
    <w:rsid w:val="00742B8C"/>
    <w:rsid w:val="00742D97"/>
    <w:rsid w:val="00744322"/>
    <w:rsid w:val="00744C15"/>
    <w:rsid w:val="0074564E"/>
    <w:rsid w:val="00745F88"/>
    <w:rsid w:val="007465C9"/>
    <w:rsid w:val="00746FAB"/>
    <w:rsid w:val="007509B4"/>
    <w:rsid w:val="00750C66"/>
    <w:rsid w:val="00750F40"/>
    <w:rsid w:val="0075125D"/>
    <w:rsid w:val="007529DC"/>
    <w:rsid w:val="00752B02"/>
    <w:rsid w:val="00753169"/>
    <w:rsid w:val="007539A7"/>
    <w:rsid w:val="00753C6F"/>
    <w:rsid w:val="00753DA6"/>
    <w:rsid w:val="00754258"/>
    <w:rsid w:val="00754576"/>
    <w:rsid w:val="00754E51"/>
    <w:rsid w:val="007551CB"/>
    <w:rsid w:val="007555A2"/>
    <w:rsid w:val="00755B10"/>
    <w:rsid w:val="00756124"/>
    <w:rsid w:val="00757123"/>
    <w:rsid w:val="0075754C"/>
    <w:rsid w:val="007575A8"/>
    <w:rsid w:val="00757FA9"/>
    <w:rsid w:val="00760336"/>
    <w:rsid w:val="00760ACD"/>
    <w:rsid w:val="00760D5D"/>
    <w:rsid w:val="00761143"/>
    <w:rsid w:val="00762158"/>
    <w:rsid w:val="00762D97"/>
    <w:rsid w:val="00763152"/>
    <w:rsid w:val="00763341"/>
    <w:rsid w:val="007634F0"/>
    <w:rsid w:val="0076371C"/>
    <w:rsid w:val="00764745"/>
    <w:rsid w:val="0076625E"/>
    <w:rsid w:val="007667B9"/>
    <w:rsid w:val="0076736B"/>
    <w:rsid w:val="007679E5"/>
    <w:rsid w:val="00770D2C"/>
    <w:rsid w:val="007732AE"/>
    <w:rsid w:val="0077366C"/>
    <w:rsid w:val="007745A6"/>
    <w:rsid w:val="00774731"/>
    <w:rsid w:val="00775036"/>
    <w:rsid w:val="00775A68"/>
    <w:rsid w:val="007776AE"/>
    <w:rsid w:val="00777F39"/>
    <w:rsid w:val="00780254"/>
    <w:rsid w:val="00780A30"/>
    <w:rsid w:val="00780D95"/>
    <w:rsid w:val="00781774"/>
    <w:rsid w:val="00781B87"/>
    <w:rsid w:val="00781C0D"/>
    <w:rsid w:val="00781DA7"/>
    <w:rsid w:val="00782A12"/>
    <w:rsid w:val="00783B59"/>
    <w:rsid w:val="0078543C"/>
    <w:rsid w:val="00785639"/>
    <w:rsid w:val="0078618C"/>
    <w:rsid w:val="0078712C"/>
    <w:rsid w:val="007906BF"/>
    <w:rsid w:val="00790814"/>
    <w:rsid w:val="00791AC3"/>
    <w:rsid w:val="00792B2C"/>
    <w:rsid w:val="00793146"/>
    <w:rsid w:val="0079324F"/>
    <w:rsid w:val="007949C6"/>
    <w:rsid w:val="00794D74"/>
    <w:rsid w:val="00795664"/>
    <w:rsid w:val="0079670E"/>
    <w:rsid w:val="00797986"/>
    <w:rsid w:val="007A0818"/>
    <w:rsid w:val="007A0A32"/>
    <w:rsid w:val="007A1C42"/>
    <w:rsid w:val="007A1D40"/>
    <w:rsid w:val="007A20D5"/>
    <w:rsid w:val="007A355A"/>
    <w:rsid w:val="007A404A"/>
    <w:rsid w:val="007A424A"/>
    <w:rsid w:val="007A472A"/>
    <w:rsid w:val="007A4FC7"/>
    <w:rsid w:val="007A5473"/>
    <w:rsid w:val="007A6269"/>
    <w:rsid w:val="007A6E4C"/>
    <w:rsid w:val="007A70C5"/>
    <w:rsid w:val="007A714E"/>
    <w:rsid w:val="007B0494"/>
    <w:rsid w:val="007B06B8"/>
    <w:rsid w:val="007B09EE"/>
    <w:rsid w:val="007B144B"/>
    <w:rsid w:val="007B1859"/>
    <w:rsid w:val="007B1D45"/>
    <w:rsid w:val="007B251F"/>
    <w:rsid w:val="007B2850"/>
    <w:rsid w:val="007B411B"/>
    <w:rsid w:val="007B46AE"/>
    <w:rsid w:val="007B4CA6"/>
    <w:rsid w:val="007B5271"/>
    <w:rsid w:val="007B54C0"/>
    <w:rsid w:val="007B56FB"/>
    <w:rsid w:val="007B5797"/>
    <w:rsid w:val="007B582E"/>
    <w:rsid w:val="007B5931"/>
    <w:rsid w:val="007B62A0"/>
    <w:rsid w:val="007B69ED"/>
    <w:rsid w:val="007B6C8D"/>
    <w:rsid w:val="007B7873"/>
    <w:rsid w:val="007C0666"/>
    <w:rsid w:val="007C082F"/>
    <w:rsid w:val="007C08F0"/>
    <w:rsid w:val="007C0DC9"/>
    <w:rsid w:val="007C1349"/>
    <w:rsid w:val="007C1582"/>
    <w:rsid w:val="007C1C78"/>
    <w:rsid w:val="007C27C2"/>
    <w:rsid w:val="007C44E6"/>
    <w:rsid w:val="007C530E"/>
    <w:rsid w:val="007C534C"/>
    <w:rsid w:val="007C54F0"/>
    <w:rsid w:val="007C55BF"/>
    <w:rsid w:val="007C56F5"/>
    <w:rsid w:val="007C5CBE"/>
    <w:rsid w:val="007C6175"/>
    <w:rsid w:val="007C6533"/>
    <w:rsid w:val="007C683C"/>
    <w:rsid w:val="007C6EB9"/>
    <w:rsid w:val="007C72E9"/>
    <w:rsid w:val="007C743D"/>
    <w:rsid w:val="007C7445"/>
    <w:rsid w:val="007C7469"/>
    <w:rsid w:val="007C74ED"/>
    <w:rsid w:val="007D0BCF"/>
    <w:rsid w:val="007D1791"/>
    <w:rsid w:val="007D214F"/>
    <w:rsid w:val="007D3023"/>
    <w:rsid w:val="007D3E98"/>
    <w:rsid w:val="007D4679"/>
    <w:rsid w:val="007D49B0"/>
    <w:rsid w:val="007D5AB1"/>
    <w:rsid w:val="007D645A"/>
    <w:rsid w:val="007D7D54"/>
    <w:rsid w:val="007E0904"/>
    <w:rsid w:val="007E1041"/>
    <w:rsid w:val="007E146C"/>
    <w:rsid w:val="007E1487"/>
    <w:rsid w:val="007E246B"/>
    <w:rsid w:val="007E3D66"/>
    <w:rsid w:val="007E3FCA"/>
    <w:rsid w:val="007E42B9"/>
    <w:rsid w:val="007E4F8F"/>
    <w:rsid w:val="007E52B4"/>
    <w:rsid w:val="007E53A1"/>
    <w:rsid w:val="007E568B"/>
    <w:rsid w:val="007E5898"/>
    <w:rsid w:val="007E5D48"/>
    <w:rsid w:val="007E6561"/>
    <w:rsid w:val="007E6931"/>
    <w:rsid w:val="007E745C"/>
    <w:rsid w:val="007E74AE"/>
    <w:rsid w:val="007E791D"/>
    <w:rsid w:val="007F01C3"/>
    <w:rsid w:val="007F08E4"/>
    <w:rsid w:val="007F0A19"/>
    <w:rsid w:val="007F0AEA"/>
    <w:rsid w:val="007F0DA7"/>
    <w:rsid w:val="007F190F"/>
    <w:rsid w:val="007F2447"/>
    <w:rsid w:val="007F26E3"/>
    <w:rsid w:val="007F2A82"/>
    <w:rsid w:val="007F2BD7"/>
    <w:rsid w:val="007F2C13"/>
    <w:rsid w:val="007F2C8A"/>
    <w:rsid w:val="007F3AD4"/>
    <w:rsid w:val="007F403A"/>
    <w:rsid w:val="007F42F9"/>
    <w:rsid w:val="007F618E"/>
    <w:rsid w:val="007F645C"/>
    <w:rsid w:val="007F6C05"/>
    <w:rsid w:val="007F6E1C"/>
    <w:rsid w:val="007F7188"/>
    <w:rsid w:val="007F72FD"/>
    <w:rsid w:val="00800016"/>
    <w:rsid w:val="008005D1"/>
    <w:rsid w:val="00800A88"/>
    <w:rsid w:val="00800EA8"/>
    <w:rsid w:val="00801135"/>
    <w:rsid w:val="00801861"/>
    <w:rsid w:val="00801885"/>
    <w:rsid w:val="008018A2"/>
    <w:rsid w:val="00801F83"/>
    <w:rsid w:val="00802C52"/>
    <w:rsid w:val="00802E0B"/>
    <w:rsid w:val="00802FD5"/>
    <w:rsid w:val="0080373E"/>
    <w:rsid w:val="00803AB1"/>
    <w:rsid w:val="00803E33"/>
    <w:rsid w:val="00806307"/>
    <w:rsid w:val="00806B1C"/>
    <w:rsid w:val="00806E0D"/>
    <w:rsid w:val="00807363"/>
    <w:rsid w:val="00807C3C"/>
    <w:rsid w:val="008109E9"/>
    <w:rsid w:val="00810A50"/>
    <w:rsid w:val="008110E8"/>
    <w:rsid w:val="00811FD1"/>
    <w:rsid w:val="00812193"/>
    <w:rsid w:val="00812BB7"/>
    <w:rsid w:val="008130B4"/>
    <w:rsid w:val="008157AE"/>
    <w:rsid w:val="008158F9"/>
    <w:rsid w:val="00815BFE"/>
    <w:rsid w:val="0081669D"/>
    <w:rsid w:val="00816830"/>
    <w:rsid w:val="00817131"/>
    <w:rsid w:val="00821077"/>
    <w:rsid w:val="00821284"/>
    <w:rsid w:val="00822C6F"/>
    <w:rsid w:val="00822CA6"/>
    <w:rsid w:val="00825184"/>
    <w:rsid w:val="008256C4"/>
    <w:rsid w:val="00826B66"/>
    <w:rsid w:val="00826F3F"/>
    <w:rsid w:val="00827546"/>
    <w:rsid w:val="00827680"/>
    <w:rsid w:val="00827ECB"/>
    <w:rsid w:val="008300F9"/>
    <w:rsid w:val="00830FDF"/>
    <w:rsid w:val="0083165D"/>
    <w:rsid w:val="00831914"/>
    <w:rsid w:val="00831D82"/>
    <w:rsid w:val="008327C8"/>
    <w:rsid w:val="008328C1"/>
    <w:rsid w:val="00832B8B"/>
    <w:rsid w:val="00834168"/>
    <w:rsid w:val="00834A96"/>
    <w:rsid w:val="00834F33"/>
    <w:rsid w:val="0083503E"/>
    <w:rsid w:val="00835741"/>
    <w:rsid w:val="0083575C"/>
    <w:rsid w:val="00835F98"/>
    <w:rsid w:val="008367F9"/>
    <w:rsid w:val="0083715A"/>
    <w:rsid w:val="00837531"/>
    <w:rsid w:val="00837E07"/>
    <w:rsid w:val="00840A64"/>
    <w:rsid w:val="00840E0D"/>
    <w:rsid w:val="00841752"/>
    <w:rsid w:val="00841E70"/>
    <w:rsid w:val="008420AF"/>
    <w:rsid w:val="008428DA"/>
    <w:rsid w:val="00842961"/>
    <w:rsid w:val="008431CD"/>
    <w:rsid w:val="00843694"/>
    <w:rsid w:val="00843717"/>
    <w:rsid w:val="00844124"/>
    <w:rsid w:val="00844920"/>
    <w:rsid w:val="00845405"/>
    <w:rsid w:val="00845EE9"/>
    <w:rsid w:val="008466A6"/>
    <w:rsid w:val="00846A8C"/>
    <w:rsid w:val="00847163"/>
    <w:rsid w:val="00847230"/>
    <w:rsid w:val="00847865"/>
    <w:rsid w:val="00847B43"/>
    <w:rsid w:val="008500A0"/>
    <w:rsid w:val="0085022D"/>
    <w:rsid w:val="008508B3"/>
    <w:rsid w:val="00850E52"/>
    <w:rsid w:val="0085155D"/>
    <w:rsid w:val="0085182B"/>
    <w:rsid w:val="00851BAB"/>
    <w:rsid w:val="00851BF0"/>
    <w:rsid w:val="0085235F"/>
    <w:rsid w:val="00852B8A"/>
    <w:rsid w:val="00853A12"/>
    <w:rsid w:val="00853BF9"/>
    <w:rsid w:val="00853C40"/>
    <w:rsid w:val="0085426F"/>
    <w:rsid w:val="0085472E"/>
    <w:rsid w:val="00854849"/>
    <w:rsid w:val="00855081"/>
    <w:rsid w:val="008551D8"/>
    <w:rsid w:val="00855B7E"/>
    <w:rsid w:val="00855C3D"/>
    <w:rsid w:val="008561D9"/>
    <w:rsid w:val="00856329"/>
    <w:rsid w:val="00856879"/>
    <w:rsid w:val="00857496"/>
    <w:rsid w:val="00857ECB"/>
    <w:rsid w:val="00860412"/>
    <w:rsid w:val="0086073A"/>
    <w:rsid w:val="008608F3"/>
    <w:rsid w:val="00860A28"/>
    <w:rsid w:val="00860AC0"/>
    <w:rsid w:val="00861B88"/>
    <w:rsid w:val="00861B8B"/>
    <w:rsid w:val="008627E7"/>
    <w:rsid w:val="00862C37"/>
    <w:rsid w:val="00864069"/>
    <w:rsid w:val="00864A1E"/>
    <w:rsid w:val="00864C01"/>
    <w:rsid w:val="00864DAE"/>
    <w:rsid w:val="00865CB0"/>
    <w:rsid w:val="00866784"/>
    <w:rsid w:val="0086772E"/>
    <w:rsid w:val="00867EBF"/>
    <w:rsid w:val="008707E3"/>
    <w:rsid w:val="008709AA"/>
    <w:rsid w:val="00870A5D"/>
    <w:rsid w:val="00870B1D"/>
    <w:rsid w:val="00870B80"/>
    <w:rsid w:val="008718DF"/>
    <w:rsid w:val="00871D05"/>
    <w:rsid w:val="0087224E"/>
    <w:rsid w:val="00872500"/>
    <w:rsid w:val="00872F72"/>
    <w:rsid w:val="008732DF"/>
    <w:rsid w:val="0087358E"/>
    <w:rsid w:val="00873AD9"/>
    <w:rsid w:val="00873C7F"/>
    <w:rsid w:val="00875FDE"/>
    <w:rsid w:val="00876452"/>
    <w:rsid w:val="00876591"/>
    <w:rsid w:val="00876CB8"/>
    <w:rsid w:val="00876EC8"/>
    <w:rsid w:val="008772C8"/>
    <w:rsid w:val="008777EA"/>
    <w:rsid w:val="00877F54"/>
    <w:rsid w:val="008800D0"/>
    <w:rsid w:val="00880E7F"/>
    <w:rsid w:val="0088124A"/>
    <w:rsid w:val="00881806"/>
    <w:rsid w:val="008822C2"/>
    <w:rsid w:val="0088311B"/>
    <w:rsid w:val="008831CB"/>
    <w:rsid w:val="00883E17"/>
    <w:rsid w:val="0088532B"/>
    <w:rsid w:val="00886C53"/>
    <w:rsid w:val="008872AA"/>
    <w:rsid w:val="00887392"/>
    <w:rsid w:val="00887642"/>
    <w:rsid w:val="00887774"/>
    <w:rsid w:val="008901F5"/>
    <w:rsid w:val="00890588"/>
    <w:rsid w:val="00890932"/>
    <w:rsid w:val="00890BEA"/>
    <w:rsid w:val="00890F29"/>
    <w:rsid w:val="00891867"/>
    <w:rsid w:val="00891BBE"/>
    <w:rsid w:val="0089203B"/>
    <w:rsid w:val="008920CC"/>
    <w:rsid w:val="008921CA"/>
    <w:rsid w:val="008922FA"/>
    <w:rsid w:val="00892607"/>
    <w:rsid w:val="00892642"/>
    <w:rsid w:val="008926C4"/>
    <w:rsid w:val="00892D75"/>
    <w:rsid w:val="00892E37"/>
    <w:rsid w:val="00893810"/>
    <w:rsid w:val="00895A2C"/>
    <w:rsid w:val="00895B99"/>
    <w:rsid w:val="00895D47"/>
    <w:rsid w:val="00895DA3"/>
    <w:rsid w:val="00895E11"/>
    <w:rsid w:val="0089651E"/>
    <w:rsid w:val="008A0214"/>
    <w:rsid w:val="008A0715"/>
    <w:rsid w:val="008A0752"/>
    <w:rsid w:val="008A0A71"/>
    <w:rsid w:val="008A160B"/>
    <w:rsid w:val="008A2BE4"/>
    <w:rsid w:val="008A3094"/>
    <w:rsid w:val="008A3258"/>
    <w:rsid w:val="008A36F9"/>
    <w:rsid w:val="008A40DA"/>
    <w:rsid w:val="008A4DA7"/>
    <w:rsid w:val="008A5FD6"/>
    <w:rsid w:val="008A5FF8"/>
    <w:rsid w:val="008A72AF"/>
    <w:rsid w:val="008A7336"/>
    <w:rsid w:val="008A7ABB"/>
    <w:rsid w:val="008A7E73"/>
    <w:rsid w:val="008B01EA"/>
    <w:rsid w:val="008B0330"/>
    <w:rsid w:val="008B0B30"/>
    <w:rsid w:val="008B0B6A"/>
    <w:rsid w:val="008B170D"/>
    <w:rsid w:val="008B1FCD"/>
    <w:rsid w:val="008B37E3"/>
    <w:rsid w:val="008B3B85"/>
    <w:rsid w:val="008B3EAD"/>
    <w:rsid w:val="008B431B"/>
    <w:rsid w:val="008B48FC"/>
    <w:rsid w:val="008B597E"/>
    <w:rsid w:val="008B7220"/>
    <w:rsid w:val="008B74CB"/>
    <w:rsid w:val="008B750C"/>
    <w:rsid w:val="008B7926"/>
    <w:rsid w:val="008C0402"/>
    <w:rsid w:val="008C0731"/>
    <w:rsid w:val="008C08B7"/>
    <w:rsid w:val="008C0BFE"/>
    <w:rsid w:val="008C1337"/>
    <w:rsid w:val="008C220C"/>
    <w:rsid w:val="008C2A83"/>
    <w:rsid w:val="008C2F42"/>
    <w:rsid w:val="008C3756"/>
    <w:rsid w:val="008C3B90"/>
    <w:rsid w:val="008C3EE3"/>
    <w:rsid w:val="008C49B0"/>
    <w:rsid w:val="008C4B14"/>
    <w:rsid w:val="008C51F1"/>
    <w:rsid w:val="008C53BE"/>
    <w:rsid w:val="008C6026"/>
    <w:rsid w:val="008C645B"/>
    <w:rsid w:val="008C7BBD"/>
    <w:rsid w:val="008D02DB"/>
    <w:rsid w:val="008D0306"/>
    <w:rsid w:val="008D124B"/>
    <w:rsid w:val="008D15F5"/>
    <w:rsid w:val="008D176D"/>
    <w:rsid w:val="008D1B64"/>
    <w:rsid w:val="008D2886"/>
    <w:rsid w:val="008D2ECB"/>
    <w:rsid w:val="008D3085"/>
    <w:rsid w:val="008D3663"/>
    <w:rsid w:val="008D3A64"/>
    <w:rsid w:val="008D444F"/>
    <w:rsid w:val="008D729F"/>
    <w:rsid w:val="008E041D"/>
    <w:rsid w:val="008E0C50"/>
    <w:rsid w:val="008E0ECD"/>
    <w:rsid w:val="008E1F4B"/>
    <w:rsid w:val="008E300E"/>
    <w:rsid w:val="008E3099"/>
    <w:rsid w:val="008E30EE"/>
    <w:rsid w:val="008E3174"/>
    <w:rsid w:val="008E4056"/>
    <w:rsid w:val="008E53A3"/>
    <w:rsid w:val="008E6EFD"/>
    <w:rsid w:val="008E6FD9"/>
    <w:rsid w:val="008E70E7"/>
    <w:rsid w:val="008E7396"/>
    <w:rsid w:val="008E7FA4"/>
    <w:rsid w:val="008F006A"/>
    <w:rsid w:val="008F077D"/>
    <w:rsid w:val="008F1713"/>
    <w:rsid w:val="008F2270"/>
    <w:rsid w:val="008F28F6"/>
    <w:rsid w:val="008F3577"/>
    <w:rsid w:val="008F3AA9"/>
    <w:rsid w:val="008F3D23"/>
    <w:rsid w:val="008F4D1A"/>
    <w:rsid w:val="008F4E11"/>
    <w:rsid w:val="008F551C"/>
    <w:rsid w:val="008F592E"/>
    <w:rsid w:val="008F5E96"/>
    <w:rsid w:val="008F6B4E"/>
    <w:rsid w:val="008F71F9"/>
    <w:rsid w:val="008F77D5"/>
    <w:rsid w:val="008F7801"/>
    <w:rsid w:val="008F7E7D"/>
    <w:rsid w:val="00901718"/>
    <w:rsid w:val="009018D6"/>
    <w:rsid w:val="00901DF2"/>
    <w:rsid w:val="009029C2"/>
    <w:rsid w:val="00902A89"/>
    <w:rsid w:val="00902D07"/>
    <w:rsid w:val="0090373E"/>
    <w:rsid w:val="0090410C"/>
    <w:rsid w:val="00904AC1"/>
    <w:rsid w:val="009058AE"/>
    <w:rsid w:val="009105EA"/>
    <w:rsid w:val="00910695"/>
    <w:rsid w:val="00910714"/>
    <w:rsid w:val="009113B2"/>
    <w:rsid w:val="0091159D"/>
    <w:rsid w:val="0091193A"/>
    <w:rsid w:val="0091254E"/>
    <w:rsid w:val="00912876"/>
    <w:rsid w:val="00912AF3"/>
    <w:rsid w:val="0091378A"/>
    <w:rsid w:val="0091382E"/>
    <w:rsid w:val="00913A6E"/>
    <w:rsid w:val="00913F0A"/>
    <w:rsid w:val="00914C76"/>
    <w:rsid w:val="009160D7"/>
    <w:rsid w:val="00916808"/>
    <w:rsid w:val="00917187"/>
    <w:rsid w:val="00921C75"/>
    <w:rsid w:val="00922CCD"/>
    <w:rsid w:val="00923B27"/>
    <w:rsid w:val="00923CD2"/>
    <w:rsid w:val="00925B25"/>
    <w:rsid w:val="0092610A"/>
    <w:rsid w:val="0092612D"/>
    <w:rsid w:val="00927289"/>
    <w:rsid w:val="00927935"/>
    <w:rsid w:val="009306AA"/>
    <w:rsid w:val="009306D7"/>
    <w:rsid w:val="00930DFC"/>
    <w:rsid w:val="00931AE9"/>
    <w:rsid w:val="00931C63"/>
    <w:rsid w:val="009326A1"/>
    <w:rsid w:val="0093281D"/>
    <w:rsid w:val="00932D6C"/>
    <w:rsid w:val="009333F4"/>
    <w:rsid w:val="009335BA"/>
    <w:rsid w:val="00933962"/>
    <w:rsid w:val="00934234"/>
    <w:rsid w:val="00934C39"/>
    <w:rsid w:val="00935860"/>
    <w:rsid w:val="0093732B"/>
    <w:rsid w:val="00937817"/>
    <w:rsid w:val="00937829"/>
    <w:rsid w:val="00937B3E"/>
    <w:rsid w:val="00937C5D"/>
    <w:rsid w:val="00940995"/>
    <w:rsid w:val="00940A43"/>
    <w:rsid w:val="009414F3"/>
    <w:rsid w:val="0094180A"/>
    <w:rsid w:val="00944362"/>
    <w:rsid w:val="00944E50"/>
    <w:rsid w:val="009452D0"/>
    <w:rsid w:val="00945A76"/>
    <w:rsid w:val="00945C27"/>
    <w:rsid w:val="00946347"/>
    <w:rsid w:val="00946808"/>
    <w:rsid w:val="0094732B"/>
    <w:rsid w:val="0094745A"/>
    <w:rsid w:val="00947B7F"/>
    <w:rsid w:val="00951025"/>
    <w:rsid w:val="009510FF"/>
    <w:rsid w:val="00951264"/>
    <w:rsid w:val="009525E2"/>
    <w:rsid w:val="00952889"/>
    <w:rsid w:val="00952DC9"/>
    <w:rsid w:val="00952F81"/>
    <w:rsid w:val="00953650"/>
    <w:rsid w:val="0095447E"/>
    <w:rsid w:val="00954E26"/>
    <w:rsid w:val="00954E59"/>
    <w:rsid w:val="00955D8E"/>
    <w:rsid w:val="00955FDC"/>
    <w:rsid w:val="009564C3"/>
    <w:rsid w:val="00956C9C"/>
    <w:rsid w:val="00957010"/>
    <w:rsid w:val="00957DDE"/>
    <w:rsid w:val="00957E4F"/>
    <w:rsid w:val="0096039E"/>
    <w:rsid w:val="00960D67"/>
    <w:rsid w:val="00961A54"/>
    <w:rsid w:val="00961B7D"/>
    <w:rsid w:val="00962D62"/>
    <w:rsid w:val="00962F67"/>
    <w:rsid w:val="00963114"/>
    <w:rsid w:val="00963C58"/>
    <w:rsid w:val="00964C97"/>
    <w:rsid w:val="009651BF"/>
    <w:rsid w:val="00965CDB"/>
    <w:rsid w:val="00966353"/>
    <w:rsid w:val="0096647E"/>
    <w:rsid w:val="0096698D"/>
    <w:rsid w:val="00967F20"/>
    <w:rsid w:val="009701CC"/>
    <w:rsid w:val="00970919"/>
    <w:rsid w:val="009709AF"/>
    <w:rsid w:val="00970A09"/>
    <w:rsid w:val="0097197A"/>
    <w:rsid w:val="00972699"/>
    <w:rsid w:val="0097398C"/>
    <w:rsid w:val="00973B52"/>
    <w:rsid w:val="00973B59"/>
    <w:rsid w:val="00974764"/>
    <w:rsid w:val="00975745"/>
    <w:rsid w:val="009758C3"/>
    <w:rsid w:val="00976305"/>
    <w:rsid w:val="00977B0F"/>
    <w:rsid w:val="00977EEE"/>
    <w:rsid w:val="0098016E"/>
    <w:rsid w:val="0098018F"/>
    <w:rsid w:val="00980453"/>
    <w:rsid w:val="00980B0F"/>
    <w:rsid w:val="00980D82"/>
    <w:rsid w:val="00980FCD"/>
    <w:rsid w:val="0098196A"/>
    <w:rsid w:val="009827C1"/>
    <w:rsid w:val="00982F67"/>
    <w:rsid w:val="00983573"/>
    <w:rsid w:val="00983E62"/>
    <w:rsid w:val="00984CFA"/>
    <w:rsid w:val="00985408"/>
    <w:rsid w:val="009854F2"/>
    <w:rsid w:val="0098594A"/>
    <w:rsid w:val="00985DFD"/>
    <w:rsid w:val="00986107"/>
    <w:rsid w:val="00990365"/>
    <w:rsid w:val="00990E47"/>
    <w:rsid w:val="00992346"/>
    <w:rsid w:val="00992D5B"/>
    <w:rsid w:val="00993A9A"/>
    <w:rsid w:val="00995538"/>
    <w:rsid w:val="00995715"/>
    <w:rsid w:val="00995721"/>
    <w:rsid w:val="00996ACD"/>
    <w:rsid w:val="00996BB3"/>
    <w:rsid w:val="00997180"/>
    <w:rsid w:val="009A0521"/>
    <w:rsid w:val="009A0CB2"/>
    <w:rsid w:val="009A0D10"/>
    <w:rsid w:val="009A0F0B"/>
    <w:rsid w:val="009A168E"/>
    <w:rsid w:val="009A1A2B"/>
    <w:rsid w:val="009A1F65"/>
    <w:rsid w:val="009A2959"/>
    <w:rsid w:val="009A2B38"/>
    <w:rsid w:val="009A3A9A"/>
    <w:rsid w:val="009A4030"/>
    <w:rsid w:val="009A4301"/>
    <w:rsid w:val="009A4BB4"/>
    <w:rsid w:val="009A4CA8"/>
    <w:rsid w:val="009B0780"/>
    <w:rsid w:val="009B0BFE"/>
    <w:rsid w:val="009B11D7"/>
    <w:rsid w:val="009B1818"/>
    <w:rsid w:val="009B1B57"/>
    <w:rsid w:val="009B2E69"/>
    <w:rsid w:val="009B3049"/>
    <w:rsid w:val="009B53BE"/>
    <w:rsid w:val="009B5664"/>
    <w:rsid w:val="009B59B4"/>
    <w:rsid w:val="009B5C30"/>
    <w:rsid w:val="009B74D4"/>
    <w:rsid w:val="009C0C3B"/>
    <w:rsid w:val="009C0D82"/>
    <w:rsid w:val="009C1532"/>
    <w:rsid w:val="009C328D"/>
    <w:rsid w:val="009C47CC"/>
    <w:rsid w:val="009C48F6"/>
    <w:rsid w:val="009C4BC4"/>
    <w:rsid w:val="009C5567"/>
    <w:rsid w:val="009C5847"/>
    <w:rsid w:val="009C5EBD"/>
    <w:rsid w:val="009C61FF"/>
    <w:rsid w:val="009D0218"/>
    <w:rsid w:val="009D1308"/>
    <w:rsid w:val="009D161D"/>
    <w:rsid w:val="009D1831"/>
    <w:rsid w:val="009D2A43"/>
    <w:rsid w:val="009D404C"/>
    <w:rsid w:val="009D4AC0"/>
    <w:rsid w:val="009D5995"/>
    <w:rsid w:val="009D6401"/>
    <w:rsid w:val="009D68BC"/>
    <w:rsid w:val="009D6FDC"/>
    <w:rsid w:val="009D7612"/>
    <w:rsid w:val="009E0748"/>
    <w:rsid w:val="009E23E5"/>
    <w:rsid w:val="009E28A7"/>
    <w:rsid w:val="009E2D98"/>
    <w:rsid w:val="009E357A"/>
    <w:rsid w:val="009E3A0F"/>
    <w:rsid w:val="009E4539"/>
    <w:rsid w:val="009E5A04"/>
    <w:rsid w:val="009E5C83"/>
    <w:rsid w:val="009E638F"/>
    <w:rsid w:val="009E69AE"/>
    <w:rsid w:val="009E77EA"/>
    <w:rsid w:val="009F1965"/>
    <w:rsid w:val="009F2550"/>
    <w:rsid w:val="009F28C2"/>
    <w:rsid w:val="009F2ED6"/>
    <w:rsid w:val="009F2F13"/>
    <w:rsid w:val="009F3487"/>
    <w:rsid w:val="009F45F3"/>
    <w:rsid w:val="009F4612"/>
    <w:rsid w:val="009F59DB"/>
    <w:rsid w:val="009F59EA"/>
    <w:rsid w:val="009F7777"/>
    <w:rsid w:val="009F7D5E"/>
    <w:rsid w:val="00A00204"/>
    <w:rsid w:val="00A0022D"/>
    <w:rsid w:val="00A00257"/>
    <w:rsid w:val="00A0052F"/>
    <w:rsid w:val="00A006D3"/>
    <w:rsid w:val="00A01A99"/>
    <w:rsid w:val="00A01E41"/>
    <w:rsid w:val="00A028E8"/>
    <w:rsid w:val="00A02C04"/>
    <w:rsid w:val="00A03173"/>
    <w:rsid w:val="00A0452A"/>
    <w:rsid w:val="00A04FF7"/>
    <w:rsid w:val="00A051C2"/>
    <w:rsid w:val="00A0539A"/>
    <w:rsid w:val="00A055A6"/>
    <w:rsid w:val="00A05651"/>
    <w:rsid w:val="00A056B1"/>
    <w:rsid w:val="00A05A97"/>
    <w:rsid w:val="00A06CAF"/>
    <w:rsid w:val="00A06DCF"/>
    <w:rsid w:val="00A06EF5"/>
    <w:rsid w:val="00A07E35"/>
    <w:rsid w:val="00A11584"/>
    <w:rsid w:val="00A115C6"/>
    <w:rsid w:val="00A123C7"/>
    <w:rsid w:val="00A12418"/>
    <w:rsid w:val="00A12427"/>
    <w:rsid w:val="00A125B1"/>
    <w:rsid w:val="00A12914"/>
    <w:rsid w:val="00A12A89"/>
    <w:rsid w:val="00A12D04"/>
    <w:rsid w:val="00A12D11"/>
    <w:rsid w:val="00A13751"/>
    <w:rsid w:val="00A13AB5"/>
    <w:rsid w:val="00A14036"/>
    <w:rsid w:val="00A140AC"/>
    <w:rsid w:val="00A14D3F"/>
    <w:rsid w:val="00A15040"/>
    <w:rsid w:val="00A154A9"/>
    <w:rsid w:val="00A166AB"/>
    <w:rsid w:val="00A16C4B"/>
    <w:rsid w:val="00A16F0C"/>
    <w:rsid w:val="00A17BAA"/>
    <w:rsid w:val="00A20ED6"/>
    <w:rsid w:val="00A21986"/>
    <w:rsid w:val="00A21AA7"/>
    <w:rsid w:val="00A2245D"/>
    <w:rsid w:val="00A2299C"/>
    <w:rsid w:val="00A23EAE"/>
    <w:rsid w:val="00A24DC0"/>
    <w:rsid w:val="00A25630"/>
    <w:rsid w:val="00A2612B"/>
    <w:rsid w:val="00A26C73"/>
    <w:rsid w:val="00A27099"/>
    <w:rsid w:val="00A30841"/>
    <w:rsid w:val="00A30A2E"/>
    <w:rsid w:val="00A31DC6"/>
    <w:rsid w:val="00A33394"/>
    <w:rsid w:val="00A335AD"/>
    <w:rsid w:val="00A343F9"/>
    <w:rsid w:val="00A344BE"/>
    <w:rsid w:val="00A347D6"/>
    <w:rsid w:val="00A372A6"/>
    <w:rsid w:val="00A376E2"/>
    <w:rsid w:val="00A37D31"/>
    <w:rsid w:val="00A4055B"/>
    <w:rsid w:val="00A409CE"/>
    <w:rsid w:val="00A4178E"/>
    <w:rsid w:val="00A418FB"/>
    <w:rsid w:val="00A41D10"/>
    <w:rsid w:val="00A423C1"/>
    <w:rsid w:val="00A42947"/>
    <w:rsid w:val="00A431D6"/>
    <w:rsid w:val="00A44156"/>
    <w:rsid w:val="00A460AF"/>
    <w:rsid w:val="00A46EBF"/>
    <w:rsid w:val="00A474F9"/>
    <w:rsid w:val="00A47919"/>
    <w:rsid w:val="00A51D74"/>
    <w:rsid w:val="00A52199"/>
    <w:rsid w:val="00A522E4"/>
    <w:rsid w:val="00A528C7"/>
    <w:rsid w:val="00A53757"/>
    <w:rsid w:val="00A53997"/>
    <w:rsid w:val="00A53A08"/>
    <w:rsid w:val="00A5482E"/>
    <w:rsid w:val="00A555A8"/>
    <w:rsid w:val="00A55AFC"/>
    <w:rsid w:val="00A55B43"/>
    <w:rsid w:val="00A56117"/>
    <w:rsid w:val="00A5668C"/>
    <w:rsid w:val="00A57346"/>
    <w:rsid w:val="00A60EDD"/>
    <w:rsid w:val="00A6112A"/>
    <w:rsid w:val="00A611B9"/>
    <w:rsid w:val="00A61C88"/>
    <w:rsid w:val="00A623C0"/>
    <w:rsid w:val="00A63A13"/>
    <w:rsid w:val="00A64713"/>
    <w:rsid w:val="00A64B88"/>
    <w:rsid w:val="00A6502F"/>
    <w:rsid w:val="00A657A1"/>
    <w:rsid w:val="00A65A3A"/>
    <w:rsid w:val="00A6737D"/>
    <w:rsid w:val="00A67DA8"/>
    <w:rsid w:val="00A7092C"/>
    <w:rsid w:val="00A70F77"/>
    <w:rsid w:val="00A7116A"/>
    <w:rsid w:val="00A71F0C"/>
    <w:rsid w:val="00A71FF1"/>
    <w:rsid w:val="00A72790"/>
    <w:rsid w:val="00A728CF"/>
    <w:rsid w:val="00A729E7"/>
    <w:rsid w:val="00A748F0"/>
    <w:rsid w:val="00A749CB"/>
    <w:rsid w:val="00A74A6F"/>
    <w:rsid w:val="00A74E55"/>
    <w:rsid w:val="00A752F4"/>
    <w:rsid w:val="00A773BF"/>
    <w:rsid w:val="00A8091A"/>
    <w:rsid w:val="00A80C6F"/>
    <w:rsid w:val="00A80C9F"/>
    <w:rsid w:val="00A80D8C"/>
    <w:rsid w:val="00A80EC4"/>
    <w:rsid w:val="00A810F1"/>
    <w:rsid w:val="00A813B9"/>
    <w:rsid w:val="00A82A6A"/>
    <w:rsid w:val="00A82EA3"/>
    <w:rsid w:val="00A82FF3"/>
    <w:rsid w:val="00A83899"/>
    <w:rsid w:val="00A83945"/>
    <w:rsid w:val="00A8424D"/>
    <w:rsid w:val="00A84261"/>
    <w:rsid w:val="00A84352"/>
    <w:rsid w:val="00A847A7"/>
    <w:rsid w:val="00A84A98"/>
    <w:rsid w:val="00A8503E"/>
    <w:rsid w:val="00A8517B"/>
    <w:rsid w:val="00A85247"/>
    <w:rsid w:val="00A85B99"/>
    <w:rsid w:val="00A85CF0"/>
    <w:rsid w:val="00A865CD"/>
    <w:rsid w:val="00A86892"/>
    <w:rsid w:val="00A87413"/>
    <w:rsid w:val="00A874D8"/>
    <w:rsid w:val="00A87568"/>
    <w:rsid w:val="00A87774"/>
    <w:rsid w:val="00A908E7"/>
    <w:rsid w:val="00A90DB5"/>
    <w:rsid w:val="00A91B6B"/>
    <w:rsid w:val="00A91BE8"/>
    <w:rsid w:val="00A925E0"/>
    <w:rsid w:val="00A93903"/>
    <w:rsid w:val="00A943F1"/>
    <w:rsid w:val="00A9482E"/>
    <w:rsid w:val="00A94A12"/>
    <w:rsid w:val="00A94E1C"/>
    <w:rsid w:val="00A958CF"/>
    <w:rsid w:val="00A9628B"/>
    <w:rsid w:val="00A96A7D"/>
    <w:rsid w:val="00AA06EA"/>
    <w:rsid w:val="00AA1034"/>
    <w:rsid w:val="00AA13BF"/>
    <w:rsid w:val="00AA2A88"/>
    <w:rsid w:val="00AA3108"/>
    <w:rsid w:val="00AA3345"/>
    <w:rsid w:val="00AA4454"/>
    <w:rsid w:val="00AA4BD1"/>
    <w:rsid w:val="00AA54C1"/>
    <w:rsid w:val="00AA570C"/>
    <w:rsid w:val="00AA6769"/>
    <w:rsid w:val="00AA6820"/>
    <w:rsid w:val="00AA6B9E"/>
    <w:rsid w:val="00AA7059"/>
    <w:rsid w:val="00AA762D"/>
    <w:rsid w:val="00AB05E6"/>
    <w:rsid w:val="00AB0A87"/>
    <w:rsid w:val="00AB1657"/>
    <w:rsid w:val="00AB16B3"/>
    <w:rsid w:val="00AB1DDF"/>
    <w:rsid w:val="00AB22EE"/>
    <w:rsid w:val="00AB2D22"/>
    <w:rsid w:val="00AB318F"/>
    <w:rsid w:val="00AB43E0"/>
    <w:rsid w:val="00AB53F6"/>
    <w:rsid w:val="00AB54A9"/>
    <w:rsid w:val="00AB5B6C"/>
    <w:rsid w:val="00AB65DE"/>
    <w:rsid w:val="00AB6641"/>
    <w:rsid w:val="00AB6813"/>
    <w:rsid w:val="00AB7705"/>
    <w:rsid w:val="00AC0499"/>
    <w:rsid w:val="00AC109D"/>
    <w:rsid w:val="00AC1354"/>
    <w:rsid w:val="00AC1F4A"/>
    <w:rsid w:val="00AC222E"/>
    <w:rsid w:val="00AC28A3"/>
    <w:rsid w:val="00AC2D31"/>
    <w:rsid w:val="00AC334C"/>
    <w:rsid w:val="00AC3585"/>
    <w:rsid w:val="00AC36C8"/>
    <w:rsid w:val="00AC39B3"/>
    <w:rsid w:val="00AC4FC4"/>
    <w:rsid w:val="00AC535A"/>
    <w:rsid w:val="00AC55C2"/>
    <w:rsid w:val="00AC5FAC"/>
    <w:rsid w:val="00AC6137"/>
    <w:rsid w:val="00AC66AB"/>
    <w:rsid w:val="00AC7423"/>
    <w:rsid w:val="00AC782C"/>
    <w:rsid w:val="00AD041C"/>
    <w:rsid w:val="00AD0D1A"/>
    <w:rsid w:val="00AD0EA5"/>
    <w:rsid w:val="00AD104B"/>
    <w:rsid w:val="00AD1838"/>
    <w:rsid w:val="00AD2ACF"/>
    <w:rsid w:val="00AD32E4"/>
    <w:rsid w:val="00AD3574"/>
    <w:rsid w:val="00AD386E"/>
    <w:rsid w:val="00AD3B3E"/>
    <w:rsid w:val="00AD45CE"/>
    <w:rsid w:val="00AD578A"/>
    <w:rsid w:val="00AD58A8"/>
    <w:rsid w:val="00AD5B05"/>
    <w:rsid w:val="00AD5E9F"/>
    <w:rsid w:val="00AD6A6B"/>
    <w:rsid w:val="00AD742F"/>
    <w:rsid w:val="00AD783D"/>
    <w:rsid w:val="00AD78A1"/>
    <w:rsid w:val="00AD7EAA"/>
    <w:rsid w:val="00AE1484"/>
    <w:rsid w:val="00AE165B"/>
    <w:rsid w:val="00AE1750"/>
    <w:rsid w:val="00AE1C9E"/>
    <w:rsid w:val="00AE1DD8"/>
    <w:rsid w:val="00AE29AB"/>
    <w:rsid w:val="00AE2F14"/>
    <w:rsid w:val="00AE3866"/>
    <w:rsid w:val="00AE40AD"/>
    <w:rsid w:val="00AE6032"/>
    <w:rsid w:val="00AE64BE"/>
    <w:rsid w:val="00AE7365"/>
    <w:rsid w:val="00AE744F"/>
    <w:rsid w:val="00AE7CE7"/>
    <w:rsid w:val="00AF0BC1"/>
    <w:rsid w:val="00AF220D"/>
    <w:rsid w:val="00AF2286"/>
    <w:rsid w:val="00AF2381"/>
    <w:rsid w:val="00AF2AFF"/>
    <w:rsid w:val="00AF3C05"/>
    <w:rsid w:val="00AF3DD0"/>
    <w:rsid w:val="00AF3E36"/>
    <w:rsid w:val="00AF3FA0"/>
    <w:rsid w:val="00AF4327"/>
    <w:rsid w:val="00AF4775"/>
    <w:rsid w:val="00AF49FB"/>
    <w:rsid w:val="00AF51D4"/>
    <w:rsid w:val="00AF54D3"/>
    <w:rsid w:val="00AF5C11"/>
    <w:rsid w:val="00AF622B"/>
    <w:rsid w:val="00AF7996"/>
    <w:rsid w:val="00AF7F67"/>
    <w:rsid w:val="00B00965"/>
    <w:rsid w:val="00B011B9"/>
    <w:rsid w:val="00B0126D"/>
    <w:rsid w:val="00B013FC"/>
    <w:rsid w:val="00B01855"/>
    <w:rsid w:val="00B018F2"/>
    <w:rsid w:val="00B020FD"/>
    <w:rsid w:val="00B0390F"/>
    <w:rsid w:val="00B041A6"/>
    <w:rsid w:val="00B0432D"/>
    <w:rsid w:val="00B043EB"/>
    <w:rsid w:val="00B05879"/>
    <w:rsid w:val="00B05ECF"/>
    <w:rsid w:val="00B06957"/>
    <w:rsid w:val="00B07B9A"/>
    <w:rsid w:val="00B07D97"/>
    <w:rsid w:val="00B10A3A"/>
    <w:rsid w:val="00B115ED"/>
    <w:rsid w:val="00B11768"/>
    <w:rsid w:val="00B11C3A"/>
    <w:rsid w:val="00B12420"/>
    <w:rsid w:val="00B127B0"/>
    <w:rsid w:val="00B12ABD"/>
    <w:rsid w:val="00B12EB0"/>
    <w:rsid w:val="00B13E14"/>
    <w:rsid w:val="00B14961"/>
    <w:rsid w:val="00B15929"/>
    <w:rsid w:val="00B15D35"/>
    <w:rsid w:val="00B15E1F"/>
    <w:rsid w:val="00B1633D"/>
    <w:rsid w:val="00B16681"/>
    <w:rsid w:val="00B20E6A"/>
    <w:rsid w:val="00B210A3"/>
    <w:rsid w:val="00B21B75"/>
    <w:rsid w:val="00B21ECA"/>
    <w:rsid w:val="00B22C72"/>
    <w:rsid w:val="00B22D64"/>
    <w:rsid w:val="00B23BF6"/>
    <w:rsid w:val="00B24825"/>
    <w:rsid w:val="00B24932"/>
    <w:rsid w:val="00B24941"/>
    <w:rsid w:val="00B25091"/>
    <w:rsid w:val="00B255CE"/>
    <w:rsid w:val="00B26EA4"/>
    <w:rsid w:val="00B26F95"/>
    <w:rsid w:val="00B27275"/>
    <w:rsid w:val="00B275B7"/>
    <w:rsid w:val="00B277B7"/>
    <w:rsid w:val="00B30053"/>
    <w:rsid w:val="00B30294"/>
    <w:rsid w:val="00B30D22"/>
    <w:rsid w:val="00B31330"/>
    <w:rsid w:val="00B314E3"/>
    <w:rsid w:val="00B3187C"/>
    <w:rsid w:val="00B31B47"/>
    <w:rsid w:val="00B32B16"/>
    <w:rsid w:val="00B32E5E"/>
    <w:rsid w:val="00B3309B"/>
    <w:rsid w:val="00B333C6"/>
    <w:rsid w:val="00B339A1"/>
    <w:rsid w:val="00B34176"/>
    <w:rsid w:val="00B349D7"/>
    <w:rsid w:val="00B35D70"/>
    <w:rsid w:val="00B35F54"/>
    <w:rsid w:val="00B36CB1"/>
    <w:rsid w:val="00B36F5E"/>
    <w:rsid w:val="00B37208"/>
    <w:rsid w:val="00B414B4"/>
    <w:rsid w:val="00B41DEB"/>
    <w:rsid w:val="00B421CD"/>
    <w:rsid w:val="00B42205"/>
    <w:rsid w:val="00B42870"/>
    <w:rsid w:val="00B4374A"/>
    <w:rsid w:val="00B44951"/>
    <w:rsid w:val="00B4505B"/>
    <w:rsid w:val="00B45FC0"/>
    <w:rsid w:val="00B462D6"/>
    <w:rsid w:val="00B4641E"/>
    <w:rsid w:val="00B468ED"/>
    <w:rsid w:val="00B46AD4"/>
    <w:rsid w:val="00B46F14"/>
    <w:rsid w:val="00B50088"/>
    <w:rsid w:val="00B5061C"/>
    <w:rsid w:val="00B51EB4"/>
    <w:rsid w:val="00B5284D"/>
    <w:rsid w:val="00B52DC0"/>
    <w:rsid w:val="00B52EE6"/>
    <w:rsid w:val="00B5334A"/>
    <w:rsid w:val="00B535CC"/>
    <w:rsid w:val="00B544ED"/>
    <w:rsid w:val="00B54B1B"/>
    <w:rsid w:val="00B555C9"/>
    <w:rsid w:val="00B55642"/>
    <w:rsid w:val="00B56BE7"/>
    <w:rsid w:val="00B6013D"/>
    <w:rsid w:val="00B603C8"/>
    <w:rsid w:val="00B60A94"/>
    <w:rsid w:val="00B60B9B"/>
    <w:rsid w:val="00B60BB5"/>
    <w:rsid w:val="00B60E96"/>
    <w:rsid w:val="00B615DA"/>
    <w:rsid w:val="00B62727"/>
    <w:rsid w:val="00B63F2D"/>
    <w:rsid w:val="00B64546"/>
    <w:rsid w:val="00B645DF"/>
    <w:rsid w:val="00B6550C"/>
    <w:rsid w:val="00B659D3"/>
    <w:rsid w:val="00B6695E"/>
    <w:rsid w:val="00B66A72"/>
    <w:rsid w:val="00B66B4E"/>
    <w:rsid w:val="00B6759B"/>
    <w:rsid w:val="00B67674"/>
    <w:rsid w:val="00B6799F"/>
    <w:rsid w:val="00B67FE6"/>
    <w:rsid w:val="00B7051A"/>
    <w:rsid w:val="00B70B3C"/>
    <w:rsid w:val="00B70CC2"/>
    <w:rsid w:val="00B71315"/>
    <w:rsid w:val="00B71B89"/>
    <w:rsid w:val="00B7225A"/>
    <w:rsid w:val="00B727C1"/>
    <w:rsid w:val="00B74156"/>
    <w:rsid w:val="00B741F6"/>
    <w:rsid w:val="00B74379"/>
    <w:rsid w:val="00B743A6"/>
    <w:rsid w:val="00B74573"/>
    <w:rsid w:val="00B7470E"/>
    <w:rsid w:val="00B75183"/>
    <w:rsid w:val="00B757F5"/>
    <w:rsid w:val="00B75997"/>
    <w:rsid w:val="00B75BFB"/>
    <w:rsid w:val="00B75F25"/>
    <w:rsid w:val="00B76355"/>
    <w:rsid w:val="00B7663C"/>
    <w:rsid w:val="00B7678F"/>
    <w:rsid w:val="00B768E5"/>
    <w:rsid w:val="00B77286"/>
    <w:rsid w:val="00B80158"/>
    <w:rsid w:val="00B804B6"/>
    <w:rsid w:val="00B808B2"/>
    <w:rsid w:val="00B81090"/>
    <w:rsid w:val="00B811E3"/>
    <w:rsid w:val="00B812C1"/>
    <w:rsid w:val="00B81800"/>
    <w:rsid w:val="00B82589"/>
    <w:rsid w:val="00B82D77"/>
    <w:rsid w:val="00B83123"/>
    <w:rsid w:val="00B83928"/>
    <w:rsid w:val="00B839CD"/>
    <w:rsid w:val="00B83B69"/>
    <w:rsid w:val="00B83C28"/>
    <w:rsid w:val="00B84675"/>
    <w:rsid w:val="00B858C3"/>
    <w:rsid w:val="00B85E87"/>
    <w:rsid w:val="00B87630"/>
    <w:rsid w:val="00B8770D"/>
    <w:rsid w:val="00B9099D"/>
    <w:rsid w:val="00B90AE8"/>
    <w:rsid w:val="00B90EA3"/>
    <w:rsid w:val="00B915DB"/>
    <w:rsid w:val="00B93063"/>
    <w:rsid w:val="00B93113"/>
    <w:rsid w:val="00B93B01"/>
    <w:rsid w:val="00B93B3C"/>
    <w:rsid w:val="00B945D4"/>
    <w:rsid w:val="00B94971"/>
    <w:rsid w:val="00B95683"/>
    <w:rsid w:val="00B95CEE"/>
    <w:rsid w:val="00B96D2F"/>
    <w:rsid w:val="00B96E17"/>
    <w:rsid w:val="00B96F7A"/>
    <w:rsid w:val="00BA128C"/>
    <w:rsid w:val="00BA17A2"/>
    <w:rsid w:val="00BA1EB2"/>
    <w:rsid w:val="00BA2272"/>
    <w:rsid w:val="00BA2B24"/>
    <w:rsid w:val="00BA2C2E"/>
    <w:rsid w:val="00BA2E09"/>
    <w:rsid w:val="00BA2FB7"/>
    <w:rsid w:val="00BA3171"/>
    <w:rsid w:val="00BA3710"/>
    <w:rsid w:val="00BA3AC3"/>
    <w:rsid w:val="00BA45D6"/>
    <w:rsid w:val="00BA46DA"/>
    <w:rsid w:val="00BA4E53"/>
    <w:rsid w:val="00BA4E89"/>
    <w:rsid w:val="00BA4FD4"/>
    <w:rsid w:val="00BA50BB"/>
    <w:rsid w:val="00BA6720"/>
    <w:rsid w:val="00BA6C59"/>
    <w:rsid w:val="00BA700C"/>
    <w:rsid w:val="00BA704C"/>
    <w:rsid w:val="00BA736D"/>
    <w:rsid w:val="00BA7567"/>
    <w:rsid w:val="00BB0D0E"/>
    <w:rsid w:val="00BB0E1E"/>
    <w:rsid w:val="00BB135B"/>
    <w:rsid w:val="00BB1738"/>
    <w:rsid w:val="00BB1A12"/>
    <w:rsid w:val="00BB1B94"/>
    <w:rsid w:val="00BB1DCA"/>
    <w:rsid w:val="00BB23C1"/>
    <w:rsid w:val="00BB28AC"/>
    <w:rsid w:val="00BB3BF7"/>
    <w:rsid w:val="00BB3D05"/>
    <w:rsid w:val="00BB499A"/>
    <w:rsid w:val="00BB4E33"/>
    <w:rsid w:val="00BB59C8"/>
    <w:rsid w:val="00BB5B11"/>
    <w:rsid w:val="00BB6333"/>
    <w:rsid w:val="00BB68A5"/>
    <w:rsid w:val="00BB6910"/>
    <w:rsid w:val="00BB693C"/>
    <w:rsid w:val="00BB707B"/>
    <w:rsid w:val="00BB709A"/>
    <w:rsid w:val="00BB716B"/>
    <w:rsid w:val="00BB733C"/>
    <w:rsid w:val="00BB774A"/>
    <w:rsid w:val="00BB7A2A"/>
    <w:rsid w:val="00BB7A6C"/>
    <w:rsid w:val="00BB7D78"/>
    <w:rsid w:val="00BC022F"/>
    <w:rsid w:val="00BC0B1B"/>
    <w:rsid w:val="00BC1775"/>
    <w:rsid w:val="00BC1CFD"/>
    <w:rsid w:val="00BC21A5"/>
    <w:rsid w:val="00BC220F"/>
    <w:rsid w:val="00BC25B8"/>
    <w:rsid w:val="00BC2C91"/>
    <w:rsid w:val="00BC2DE7"/>
    <w:rsid w:val="00BC41ED"/>
    <w:rsid w:val="00BC4400"/>
    <w:rsid w:val="00BC4CDB"/>
    <w:rsid w:val="00BC505D"/>
    <w:rsid w:val="00BC5CA1"/>
    <w:rsid w:val="00BC5D0B"/>
    <w:rsid w:val="00BC5FCB"/>
    <w:rsid w:val="00BC637A"/>
    <w:rsid w:val="00BC6397"/>
    <w:rsid w:val="00BC657B"/>
    <w:rsid w:val="00BC7C07"/>
    <w:rsid w:val="00BC7C4F"/>
    <w:rsid w:val="00BD0DE0"/>
    <w:rsid w:val="00BD11F2"/>
    <w:rsid w:val="00BD13AD"/>
    <w:rsid w:val="00BD15CE"/>
    <w:rsid w:val="00BD24BE"/>
    <w:rsid w:val="00BD2A22"/>
    <w:rsid w:val="00BD2C40"/>
    <w:rsid w:val="00BD3254"/>
    <w:rsid w:val="00BD342A"/>
    <w:rsid w:val="00BD3640"/>
    <w:rsid w:val="00BD38A8"/>
    <w:rsid w:val="00BD5741"/>
    <w:rsid w:val="00BD60C5"/>
    <w:rsid w:val="00BD66F2"/>
    <w:rsid w:val="00BD7135"/>
    <w:rsid w:val="00BD7F5A"/>
    <w:rsid w:val="00BE04DC"/>
    <w:rsid w:val="00BE1205"/>
    <w:rsid w:val="00BE1FDB"/>
    <w:rsid w:val="00BE2F60"/>
    <w:rsid w:val="00BE32C3"/>
    <w:rsid w:val="00BE403A"/>
    <w:rsid w:val="00BE5D82"/>
    <w:rsid w:val="00BE6823"/>
    <w:rsid w:val="00BE7F41"/>
    <w:rsid w:val="00BF130B"/>
    <w:rsid w:val="00BF13F8"/>
    <w:rsid w:val="00BF1883"/>
    <w:rsid w:val="00BF20BA"/>
    <w:rsid w:val="00BF26B5"/>
    <w:rsid w:val="00BF2CEF"/>
    <w:rsid w:val="00BF2E2E"/>
    <w:rsid w:val="00BF32EE"/>
    <w:rsid w:val="00BF3C83"/>
    <w:rsid w:val="00BF3CED"/>
    <w:rsid w:val="00BF54B1"/>
    <w:rsid w:val="00BF54F4"/>
    <w:rsid w:val="00BF5611"/>
    <w:rsid w:val="00BF60AA"/>
    <w:rsid w:val="00BF65AB"/>
    <w:rsid w:val="00BF7A6E"/>
    <w:rsid w:val="00BF7EC0"/>
    <w:rsid w:val="00BF7F1C"/>
    <w:rsid w:val="00C005E5"/>
    <w:rsid w:val="00C00F6D"/>
    <w:rsid w:val="00C01810"/>
    <w:rsid w:val="00C01A4B"/>
    <w:rsid w:val="00C01CDC"/>
    <w:rsid w:val="00C02154"/>
    <w:rsid w:val="00C02342"/>
    <w:rsid w:val="00C02447"/>
    <w:rsid w:val="00C0297F"/>
    <w:rsid w:val="00C029E7"/>
    <w:rsid w:val="00C02C3A"/>
    <w:rsid w:val="00C03980"/>
    <w:rsid w:val="00C042E1"/>
    <w:rsid w:val="00C05055"/>
    <w:rsid w:val="00C0553B"/>
    <w:rsid w:val="00C05877"/>
    <w:rsid w:val="00C05891"/>
    <w:rsid w:val="00C06215"/>
    <w:rsid w:val="00C06472"/>
    <w:rsid w:val="00C07C64"/>
    <w:rsid w:val="00C103A7"/>
    <w:rsid w:val="00C104B2"/>
    <w:rsid w:val="00C10E69"/>
    <w:rsid w:val="00C12E44"/>
    <w:rsid w:val="00C13A47"/>
    <w:rsid w:val="00C13D34"/>
    <w:rsid w:val="00C14467"/>
    <w:rsid w:val="00C14728"/>
    <w:rsid w:val="00C14D52"/>
    <w:rsid w:val="00C17EB1"/>
    <w:rsid w:val="00C20710"/>
    <w:rsid w:val="00C209DC"/>
    <w:rsid w:val="00C20E7A"/>
    <w:rsid w:val="00C215C9"/>
    <w:rsid w:val="00C217F2"/>
    <w:rsid w:val="00C225C6"/>
    <w:rsid w:val="00C22B70"/>
    <w:rsid w:val="00C23623"/>
    <w:rsid w:val="00C23756"/>
    <w:rsid w:val="00C244C7"/>
    <w:rsid w:val="00C24B16"/>
    <w:rsid w:val="00C2510D"/>
    <w:rsid w:val="00C25549"/>
    <w:rsid w:val="00C25919"/>
    <w:rsid w:val="00C277F2"/>
    <w:rsid w:val="00C27855"/>
    <w:rsid w:val="00C27923"/>
    <w:rsid w:val="00C30039"/>
    <w:rsid w:val="00C3072D"/>
    <w:rsid w:val="00C3109D"/>
    <w:rsid w:val="00C31606"/>
    <w:rsid w:val="00C31798"/>
    <w:rsid w:val="00C321B7"/>
    <w:rsid w:val="00C32AAF"/>
    <w:rsid w:val="00C33588"/>
    <w:rsid w:val="00C33E68"/>
    <w:rsid w:val="00C34D07"/>
    <w:rsid w:val="00C34DCC"/>
    <w:rsid w:val="00C3514B"/>
    <w:rsid w:val="00C357AF"/>
    <w:rsid w:val="00C3592C"/>
    <w:rsid w:val="00C362C1"/>
    <w:rsid w:val="00C369EF"/>
    <w:rsid w:val="00C36D6C"/>
    <w:rsid w:val="00C373E1"/>
    <w:rsid w:val="00C3750A"/>
    <w:rsid w:val="00C376A6"/>
    <w:rsid w:val="00C40573"/>
    <w:rsid w:val="00C415E3"/>
    <w:rsid w:val="00C41EF1"/>
    <w:rsid w:val="00C427C6"/>
    <w:rsid w:val="00C4356C"/>
    <w:rsid w:val="00C43B1D"/>
    <w:rsid w:val="00C440E6"/>
    <w:rsid w:val="00C44710"/>
    <w:rsid w:val="00C448B2"/>
    <w:rsid w:val="00C4504C"/>
    <w:rsid w:val="00C45BF0"/>
    <w:rsid w:val="00C4631F"/>
    <w:rsid w:val="00C4667D"/>
    <w:rsid w:val="00C4679F"/>
    <w:rsid w:val="00C47242"/>
    <w:rsid w:val="00C503D7"/>
    <w:rsid w:val="00C507C0"/>
    <w:rsid w:val="00C50DC4"/>
    <w:rsid w:val="00C51979"/>
    <w:rsid w:val="00C537BC"/>
    <w:rsid w:val="00C53846"/>
    <w:rsid w:val="00C5415F"/>
    <w:rsid w:val="00C54F80"/>
    <w:rsid w:val="00C56328"/>
    <w:rsid w:val="00C56483"/>
    <w:rsid w:val="00C5660F"/>
    <w:rsid w:val="00C5777A"/>
    <w:rsid w:val="00C57E2E"/>
    <w:rsid w:val="00C61D23"/>
    <w:rsid w:val="00C62508"/>
    <w:rsid w:val="00C62EA6"/>
    <w:rsid w:val="00C64120"/>
    <w:rsid w:val="00C6487D"/>
    <w:rsid w:val="00C64C3F"/>
    <w:rsid w:val="00C65940"/>
    <w:rsid w:val="00C65A42"/>
    <w:rsid w:val="00C65A61"/>
    <w:rsid w:val="00C660EC"/>
    <w:rsid w:val="00C667FA"/>
    <w:rsid w:val="00C67250"/>
    <w:rsid w:val="00C71C25"/>
    <w:rsid w:val="00C722E8"/>
    <w:rsid w:val="00C7278F"/>
    <w:rsid w:val="00C72A36"/>
    <w:rsid w:val="00C72D2F"/>
    <w:rsid w:val="00C73232"/>
    <w:rsid w:val="00C7344B"/>
    <w:rsid w:val="00C73DBB"/>
    <w:rsid w:val="00C74BED"/>
    <w:rsid w:val="00C74C02"/>
    <w:rsid w:val="00C7567A"/>
    <w:rsid w:val="00C761FB"/>
    <w:rsid w:val="00C764F1"/>
    <w:rsid w:val="00C76676"/>
    <w:rsid w:val="00C76C30"/>
    <w:rsid w:val="00C76EE6"/>
    <w:rsid w:val="00C77A38"/>
    <w:rsid w:val="00C77C1F"/>
    <w:rsid w:val="00C80833"/>
    <w:rsid w:val="00C8095E"/>
    <w:rsid w:val="00C8194A"/>
    <w:rsid w:val="00C824E6"/>
    <w:rsid w:val="00C82C2A"/>
    <w:rsid w:val="00C83057"/>
    <w:rsid w:val="00C8309B"/>
    <w:rsid w:val="00C832A1"/>
    <w:rsid w:val="00C835AD"/>
    <w:rsid w:val="00C83B49"/>
    <w:rsid w:val="00C83C3D"/>
    <w:rsid w:val="00C841F2"/>
    <w:rsid w:val="00C84D1E"/>
    <w:rsid w:val="00C84E4C"/>
    <w:rsid w:val="00C85A17"/>
    <w:rsid w:val="00C86B67"/>
    <w:rsid w:val="00C86BDD"/>
    <w:rsid w:val="00C87673"/>
    <w:rsid w:val="00C903D6"/>
    <w:rsid w:val="00C9041A"/>
    <w:rsid w:val="00C90729"/>
    <w:rsid w:val="00C915BA"/>
    <w:rsid w:val="00C91D53"/>
    <w:rsid w:val="00C9226A"/>
    <w:rsid w:val="00C924BD"/>
    <w:rsid w:val="00C925E5"/>
    <w:rsid w:val="00C92F18"/>
    <w:rsid w:val="00C930FB"/>
    <w:rsid w:val="00C937E8"/>
    <w:rsid w:val="00C941FE"/>
    <w:rsid w:val="00C942D8"/>
    <w:rsid w:val="00C9560B"/>
    <w:rsid w:val="00C95A24"/>
    <w:rsid w:val="00C95A9D"/>
    <w:rsid w:val="00C95E0D"/>
    <w:rsid w:val="00CA14EF"/>
    <w:rsid w:val="00CA1942"/>
    <w:rsid w:val="00CA20B6"/>
    <w:rsid w:val="00CA2A0F"/>
    <w:rsid w:val="00CA2B71"/>
    <w:rsid w:val="00CA3009"/>
    <w:rsid w:val="00CA33B7"/>
    <w:rsid w:val="00CA39C8"/>
    <w:rsid w:val="00CA3B43"/>
    <w:rsid w:val="00CA3C15"/>
    <w:rsid w:val="00CA462C"/>
    <w:rsid w:val="00CA48C0"/>
    <w:rsid w:val="00CA4A93"/>
    <w:rsid w:val="00CA4BFD"/>
    <w:rsid w:val="00CA64BC"/>
    <w:rsid w:val="00CA682A"/>
    <w:rsid w:val="00CA6C1D"/>
    <w:rsid w:val="00CB0F1C"/>
    <w:rsid w:val="00CB103D"/>
    <w:rsid w:val="00CB1A58"/>
    <w:rsid w:val="00CB1F5D"/>
    <w:rsid w:val="00CB2301"/>
    <w:rsid w:val="00CB2330"/>
    <w:rsid w:val="00CB304C"/>
    <w:rsid w:val="00CB5C23"/>
    <w:rsid w:val="00CB5C61"/>
    <w:rsid w:val="00CB5F71"/>
    <w:rsid w:val="00CB75D6"/>
    <w:rsid w:val="00CC0AF1"/>
    <w:rsid w:val="00CC0C2D"/>
    <w:rsid w:val="00CC1E87"/>
    <w:rsid w:val="00CC25A7"/>
    <w:rsid w:val="00CC291C"/>
    <w:rsid w:val="00CC2F4F"/>
    <w:rsid w:val="00CC3EA7"/>
    <w:rsid w:val="00CC5804"/>
    <w:rsid w:val="00CC5CD5"/>
    <w:rsid w:val="00CC6EEB"/>
    <w:rsid w:val="00CD1097"/>
    <w:rsid w:val="00CD164B"/>
    <w:rsid w:val="00CD2151"/>
    <w:rsid w:val="00CD227B"/>
    <w:rsid w:val="00CD234C"/>
    <w:rsid w:val="00CD2671"/>
    <w:rsid w:val="00CD2A5F"/>
    <w:rsid w:val="00CD2A77"/>
    <w:rsid w:val="00CD3AE7"/>
    <w:rsid w:val="00CD4142"/>
    <w:rsid w:val="00CD4D0C"/>
    <w:rsid w:val="00CD4E5E"/>
    <w:rsid w:val="00CD5111"/>
    <w:rsid w:val="00CD597E"/>
    <w:rsid w:val="00CD6CE4"/>
    <w:rsid w:val="00CD6F10"/>
    <w:rsid w:val="00CD73F1"/>
    <w:rsid w:val="00CE0819"/>
    <w:rsid w:val="00CE2674"/>
    <w:rsid w:val="00CE2891"/>
    <w:rsid w:val="00CE4906"/>
    <w:rsid w:val="00CE5243"/>
    <w:rsid w:val="00CE595C"/>
    <w:rsid w:val="00CE6842"/>
    <w:rsid w:val="00CE6BC7"/>
    <w:rsid w:val="00CE6CB0"/>
    <w:rsid w:val="00CE6F53"/>
    <w:rsid w:val="00CE6FC9"/>
    <w:rsid w:val="00CF0CEC"/>
    <w:rsid w:val="00CF0D3E"/>
    <w:rsid w:val="00CF1A45"/>
    <w:rsid w:val="00CF1F49"/>
    <w:rsid w:val="00CF2280"/>
    <w:rsid w:val="00CF30A6"/>
    <w:rsid w:val="00CF32E8"/>
    <w:rsid w:val="00CF33CD"/>
    <w:rsid w:val="00CF389F"/>
    <w:rsid w:val="00CF3CCA"/>
    <w:rsid w:val="00CF4770"/>
    <w:rsid w:val="00CF4B79"/>
    <w:rsid w:val="00CF5F47"/>
    <w:rsid w:val="00CF5FE4"/>
    <w:rsid w:val="00CF61BC"/>
    <w:rsid w:val="00D001B9"/>
    <w:rsid w:val="00D007C4"/>
    <w:rsid w:val="00D00DE6"/>
    <w:rsid w:val="00D01335"/>
    <w:rsid w:val="00D01588"/>
    <w:rsid w:val="00D0206B"/>
    <w:rsid w:val="00D02C25"/>
    <w:rsid w:val="00D03517"/>
    <w:rsid w:val="00D039B1"/>
    <w:rsid w:val="00D03B2A"/>
    <w:rsid w:val="00D03F94"/>
    <w:rsid w:val="00D0454C"/>
    <w:rsid w:val="00D04B3F"/>
    <w:rsid w:val="00D04E7B"/>
    <w:rsid w:val="00D050B7"/>
    <w:rsid w:val="00D052CF"/>
    <w:rsid w:val="00D0538C"/>
    <w:rsid w:val="00D05E66"/>
    <w:rsid w:val="00D067F9"/>
    <w:rsid w:val="00D06A51"/>
    <w:rsid w:val="00D10086"/>
    <w:rsid w:val="00D10A42"/>
    <w:rsid w:val="00D11E2A"/>
    <w:rsid w:val="00D12AA0"/>
    <w:rsid w:val="00D13BE4"/>
    <w:rsid w:val="00D13F1B"/>
    <w:rsid w:val="00D13F47"/>
    <w:rsid w:val="00D1409D"/>
    <w:rsid w:val="00D158B3"/>
    <w:rsid w:val="00D167D5"/>
    <w:rsid w:val="00D17AFE"/>
    <w:rsid w:val="00D2036C"/>
    <w:rsid w:val="00D23039"/>
    <w:rsid w:val="00D2381E"/>
    <w:rsid w:val="00D23AFE"/>
    <w:rsid w:val="00D249DD"/>
    <w:rsid w:val="00D250CB"/>
    <w:rsid w:val="00D254F1"/>
    <w:rsid w:val="00D26496"/>
    <w:rsid w:val="00D279DB"/>
    <w:rsid w:val="00D27C3A"/>
    <w:rsid w:val="00D30AA9"/>
    <w:rsid w:val="00D30AAD"/>
    <w:rsid w:val="00D31826"/>
    <w:rsid w:val="00D318FE"/>
    <w:rsid w:val="00D31C21"/>
    <w:rsid w:val="00D31E78"/>
    <w:rsid w:val="00D3257C"/>
    <w:rsid w:val="00D32962"/>
    <w:rsid w:val="00D331B4"/>
    <w:rsid w:val="00D341EF"/>
    <w:rsid w:val="00D34CE7"/>
    <w:rsid w:val="00D34E94"/>
    <w:rsid w:val="00D36324"/>
    <w:rsid w:val="00D379FC"/>
    <w:rsid w:val="00D37A94"/>
    <w:rsid w:val="00D402F7"/>
    <w:rsid w:val="00D40447"/>
    <w:rsid w:val="00D4091C"/>
    <w:rsid w:val="00D41626"/>
    <w:rsid w:val="00D41A4B"/>
    <w:rsid w:val="00D440E9"/>
    <w:rsid w:val="00D44E24"/>
    <w:rsid w:val="00D4525C"/>
    <w:rsid w:val="00D46855"/>
    <w:rsid w:val="00D503A1"/>
    <w:rsid w:val="00D5254D"/>
    <w:rsid w:val="00D52A62"/>
    <w:rsid w:val="00D534CF"/>
    <w:rsid w:val="00D54BC8"/>
    <w:rsid w:val="00D54F35"/>
    <w:rsid w:val="00D55741"/>
    <w:rsid w:val="00D55BAC"/>
    <w:rsid w:val="00D56430"/>
    <w:rsid w:val="00D56AF9"/>
    <w:rsid w:val="00D56D21"/>
    <w:rsid w:val="00D57DE2"/>
    <w:rsid w:val="00D60D5D"/>
    <w:rsid w:val="00D60F0A"/>
    <w:rsid w:val="00D611CE"/>
    <w:rsid w:val="00D61B0E"/>
    <w:rsid w:val="00D61CEC"/>
    <w:rsid w:val="00D6220D"/>
    <w:rsid w:val="00D63778"/>
    <w:rsid w:val="00D63EA9"/>
    <w:rsid w:val="00D63FDD"/>
    <w:rsid w:val="00D64D86"/>
    <w:rsid w:val="00D64F42"/>
    <w:rsid w:val="00D6501E"/>
    <w:rsid w:val="00D65A65"/>
    <w:rsid w:val="00D65BA2"/>
    <w:rsid w:val="00D6670E"/>
    <w:rsid w:val="00D668BC"/>
    <w:rsid w:val="00D66AC8"/>
    <w:rsid w:val="00D66C7D"/>
    <w:rsid w:val="00D672A1"/>
    <w:rsid w:val="00D6767D"/>
    <w:rsid w:val="00D67EE2"/>
    <w:rsid w:val="00D702D6"/>
    <w:rsid w:val="00D70B73"/>
    <w:rsid w:val="00D70C42"/>
    <w:rsid w:val="00D70D23"/>
    <w:rsid w:val="00D713C6"/>
    <w:rsid w:val="00D71917"/>
    <w:rsid w:val="00D7352D"/>
    <w:rsid w:val="00D7377A"/>
    <w:rsid w:val="00D74A32"/>
    <w:rsid w:val="00D75111"/>
    <w:rsid w:val="00D752EE"/>
    <w:rsid w:val="00D755DF"/>
    <w:rsid w:val="00D75A09"/>
    <w:rsid w:val="00D76907"/>
    <w:rsid w:val="00D76993"/>
    <w:rsid w:val="00D76C77"/>
    <w:rsid w:val="00D77529"/>
    <w:rsid w:val="00D77576"/>
    <w:rsid w:val="00D77E4A"/>
    <w:rsid w:val="00D804DE"/>
    <w:rsid w:val="00D80CF6"/>
    <w:rsid w:val="00D80DBB"/>
    <w:rsid w:val="00D81BC8"/>
    <w:rsid w:val="00D823B5"/>
    <w:rsid w:val="00D83077"/>
    <w:rsid w:val="00D834CE"/>
    <w:rsid w:val="00D84424"/>
    <w:rsid w:val="00D844C2"/>
    <w:rsid w:val="00D84797"/>
    <w:rsid w:val="00D84EEA"/>
    <w:rsid w:val="00D8518C"/>
    <w:rsid w:val="00D857E8"/>
    <w:rsid w:val="00D85F4D"/>
    <w:rsid w:val="00D869FE"/>
    <w:rsid w:val="00D90A57"/>
    <w:rsid w:val="00D90A8B"/>
    <w:rsid w:val="00D90F5E"/>
    <w:rsid w:val="00D91495"/>
    <w:rsid w:val="00D91527"/>
    <w:rsid w:val="00D91590"/>
    <w:rsid w:val="00D9159C"/>
    <w:rsid w:val="00D93120"/>
    <w:rsid w:val="00D93313"/>
    <w:rsid w:val="00D94082"/>
    <w:rsid w:val="00D945A3"/>
    <w:rsid w:val="00D948CA"/>
    <w:rsid w:val="00D96070"/>
    <w:rsid w:val="00D96BA3"/>
    <w:rsid w:val="00D973D9"/>
    <w:rsid w:val="00D97EFA"/>
    <w:rsid w:val="00DA00D4"/>
    <w:rsid w:val="00DA107D"/>
    <w:rsid w:val="00DA18BA"/>
    <w:rsid w:val="00DA2032"/>
    <w:rsid w:val="00DA2223"/>
    <w:rsid w:val="00DA3C21"/>
    <w:rsid w:val="00DA477F"/>
    <w:rsid w:val="00DA5347"/>
    <w:rsid w:val="00DA542F"/>
    <w:rsid w:val="00DA54ED"/>
    <w:rsid w:val="00DA58D1"/>
    <w:rsid w:val="00DA70BC"/>
    <w:rsid w:val="00DA7C45"/>
    <w:rsid w:val="00DB025D"/>
    <w:rsid w:val="00DB0711"/>
    <w:rsid w:val="00DB12EA"/>
    <w:rsid w:val="00DB1744"/>
    <w:rsid w:val="00DB30CA"/>
    <w:rsid w:val="00DB33C3"/>
    <w:rsid w:val="00DB481F"/>
    <w:rsid w:val="00DB5682"/>
    <w:rsid w:val="00DB585D"/>
    <w:rsid w:val="00DB5CA4"/>
    <w:rsid w:val="00DB6814"/>
    <w:rsid w:val="00DB726B"/>
    <w:rsid w:val="00DB74BF"/>
    <w:rsid w:val="00DB7C3C"/>
    <w:rsid w:val="00DC01B5"/>
    <w:rsid w:val="00DC0C36"/>
    <w:rsid w:val="00DC0FE2"/>
    <w:rsid w:val="00DC21FA"/>
    <w:rsid w:val="00DC255E"/>
    <w:rsid w:val="00DC2697"/>
    <w:rsid w:val="00DC29AA"/>
    <w:rsid w:val="00DC2EC8"/>
    <w:rsid w:val="00DC3C3E"/>
    <w:rsid w:val="00DC54BC"/>
    <w:rsid w:val="00DC61AD"/>
    <w:rsid w:val="00DC631F"/>
    <w:rsid w:val="00DC660F"/>
    <w:rsid w:val="00DC674B"/>
    <w:rsid w:val="00DC7A51"/>
    <w:rsid w:val="00DC7E67"/>
    <w:rsid w:val="00DD0223"/>
    <w:rsid w:val="00DD22A6"/>
    <w:rsid w:val="00DD296B"/>
    <w:rsid w:val="00DD2AF5"/>
    <w:rsid w:val="00DD2BF2"/>
    <w:rsid w:val="00DD3889"/>
    <w:rsid w:val="00DD3D8F"/>
    <w:rsid w:val="00DD4608"/>
    <w:rsid w:val="00DD494B"/>
    <w:rsid w:val="00DD4E2C"/>
    <w:rsid w:val="00DD4E59"/>
    <w:rsid w:val="00DD51F3"/>
    <w:rsid w:val="00DD5C62"/>
    <w:rsid w:val="00DD5D0F"/>
    <w:rsid w:val="00DD64F7"/>
    <w:rsid w:val="00DD6BA5"/>
    <w:rsid w:val="00DD7044"/>
    <w:rsid w:val="00DD7ADF"/>
    <w:rsid w:val="00DE034E"/>
    <w:rsid w:val="00DE0512"/>
    <w:rsid w:val="00DE0647"/>
    <w:rsid w:val="00DE0BDC"/>
    <w:rsid w:val="00DE0FF2"/>
    <w:rsid w:val="00DE136F"/>
    <w:rsid w:val="00DE165C"/>
    <w:rsid w:val="00DE1729"/>
    <w:rsid w:val="00DE2493"/>
    <w:rsid w:val="00DE3314"/>
    <w:rsid w:val="00DE347D"/>
    <w:rsid w:val="00DE376D"/>
    <w:rsid w:val="00DE38F8"/>
    <w:rsid w:val="00DE4396"/>
    <w:rsid w:val="00DE4E77"/>
    <w:rsid w:val="00DE50A9"/>
    <w:rsid w:val="00DE5CA7"/>
    <w:rsid w:val="00DE6149"/>
    <w:rsid w:val="00DE6D1F"/>
    <w:rsid w:val="00DE7346"/>
    <w:rsid w:val="00DE742E"/>
    <w:rsid w:val="00DF0664"/>
    <w:rsid w:val="00DF18BF"/>
    <w:rsid w:val="00DF1E89"/>
    <w:rsid w:val="00DF2428"/>
    <w:rsid w:val="00DF418E"/>
    <w:rsid w:val="00DF455B"/>
    <w:rsid w:val="00DF4A37"/>
    <w:rsid w:val="00DF4B18"/>
    <w:rsid w:val="00DF4C7C"/>
    <w:rsid w:val="00DF5BF8"/>
    <w:rsid w:val="00DF6DFF"/>
    <w:rsid w:val="00DF73FA"/>
    <w:rsid w:val="00DF74B3"/>
    <w:rsid w:val="00DF797E"/>
    <w:rsid w:val="00DF7AF5"/>
    <w:rsid w:val="00DF7EFC"/>
    <w:rsid w:val="00E01CDC"/>
    <w:rsid w:val="00E03B1E"/>
    <w:rsid w:val="00E04013"/>
    <w:rsid w:val="00E041D1"/>
    <w:rsid w:val="00E04E1F"/>
    <w:rsid w:val="00E05E56"/>
    <w:rsid w:val="00E05EFB"/>
    <w:rsid w:val="00E06839"/>
    <w:rsid w:val="00E0688A"/>
    <w:rsid w:val="00E06D12"/>
    <w:rsid w:val="00E07D2B"/>
    <w:rsid w:val="00E105B4"/>
    <w:rsid w:val="00E1129F"/>
    <w:rsid w:val="00E12832"/>
    <w:rsid w:val="00E12ABC"/>
    <w:rsid w:val="00E15CF5"/>
    <w:rsid w:val="00E16251"/>
    <w:rsid w:val="00E1641C"/>
    <w:rsid w:val="00E168B3"/>
    <w:rsid w:val="00E16CAB"/>
    <w:rsid w:val="00E16CC7"/>
    <w:rsid w:val="00E1772B"/>
    <w:rsid w:val="00E17ABD"/>
    <w:rsid w:val="00E17D3C"/>
    <w:rsid w:val="00E2115E"/>
    <w:rsid w:val="00E21BFB"/>
    <w:rsid w:val="00E21E12"/>
    <w:rsid w:val="00E222F8"/>
    <w:rsid w:val="00E22F0E"/>
    <w:rsid w:val="00E23537"/>
    <w:rsid w:val="00E23BCB"/>
    <w:rsid w:val="00E24D70"/>
    <w:rsid w:val="00E255CA"/>
    <w:rsid w:val="00E25A1B"/>
    <w:rsid w:val="00E25F91"/>
    <w:rsid w:val="00E2633E"/>
    <w:rsid w:val="00E279FF"/>
    <w:rsid w:val="00E27C8E"/>
    <w:rsid w:val="00E31047"/>
    <w:rsid w:val="00E31B81"/>
    <w:rsid w:val="00E31C16"/>
    <w:rsid w:val="00E3323A"/>
    <w:rsid w:val="00E33262"/>
    <w:rsid w:val="00E33A12"/>
    <w:rsid w:val="00E341CA"/>
    <w:rsid w:val="00E36E35"/>
    <w:rsid w:val="00E41D64"/>
    <w:rsid w:val="00E41FAE"/>
    <w:rsid w:val="00E42ACF"/>
    <w:rsid w:val="00E45264"/>
    <w:rsid w:val="00E452A6"/>
    <w:rsid w:val="00E45467"/>
    <w:rsid w:val="00E4555A"/>
    <w:rsid w:val="00E458A9"/>
    <w:rsid w:val="00E45AD8"/>
    <w:rsid w:val="00E4662B"/>
    <w:rsid w:val="00E47616"/>
    <w:rsid w:val="00E47897"/>
    <w:rsid w:val="00E4791B"/>
    <w:rsid w:val="00E47A44"/>
    <w:rsid w:val="00E5054E"/>
    <w:rsid w:val="00E50D12"/>
    <w:rsid w:val="00E51D79"/>
    <w:rsid w:val="00E51F51"/>
    <w:rsid w:val="00E51F99"/>
    <w:rsid w:val="00E521F0"/>
    <w:rsid w:val="00E527D6"/>
    <w:rsid w:val="00E52A7C"/>
    <w:rsid w:val="00E53035"/>
    <w:rsid w:val="00E5313B"/>
    <w:rsid w:val="00E5383B"/>
    <w:rsid w:val="00E54C2F"/>
    <w:rsid w:val="00E55179"/>
    <w:rsid w:val="00E55447"/>
    <w:rsid w:val="00E556F7"/>
    <w:rsid w:val="00E56309"/>
    <w:rsid w:val="00E5684D"/>
    <w:rsid w:val="00E57C88"/>
    <w:rsid w:val="00E6182C"/>
    <w:rsid w:val="00E61C57"/>
    <w:rsid w:val="00E623A2"/>
    <w:rsid w:val="00E6398C"/>
    <w:rsid w:val="00E64127"/>
    <w:rsid w:val="00E645BC"/>
    <w:rsid w:val="00E6530E"/>
    <w:rsid w:val="00E66124"/>
    <w:rsid w:val="00E666DC"/>
    <w:rsid w:val="00E66AE2"/>
    <w:rsid w:val="00E6707D"/>
    <w:rsid w:val="00E6781C"/>
    <w:rsid w:val="00E74768"/>
    <w:rsid w:val="00E75C1D"/>
    <w:rsid w:val="00E75C7C"/>
    <w:rsid w:val="00E75CF5"/>
    <w:rsid w:val="00E763DC"/>
    <w:rsid w:val="00E76E55"/>
    <w:rsid w:val="00E770DB"/>
    <w:rsid w:val="00E773B2"/>
    <w:rsid w:val="00E778A8"/>
    <w:rsid w:val="00E8007D"/>
    <w:rsid w:val="00E801F0"/>
    <w:rsid w:val="00E80238"/>
    <w:rsid w:val="00E80D04"/>
    <w:rsid w:val="00E80D15"/>
    <w:rsid w:val="00E80E5F"/>
    <w:rsid w:val="00E8101E"/>
    <w:rsid w:val="00E81ABC"/>
    <w:rsid w:val="00E81B33"/>
    <w:rsid w:val="00E81CE0"/>
    <w:rsid w:val="00E822CD"/>
    <w:rsid w:val="00E828D4"/>
    <w:rsid w:val="00E83064"/>
    <w:rsid w:val="00E8372D"/>
    <w:rsid w:val="00E83DD7"/>
    <w:rsid w:val="00E840F2"/>
    <w:rsid w:val="00E842BB"/>
    <w:rsid w:val="00E84521"/>
    <w:rsid w:val="00E85F11"/>
    <w:rsid w:val="00E86272"/>
    <w:rsid w:val="00E87793"/>
    <w:rsid w:val="00E9006F"/>
    <w:rsid w:val="00E90206"/>
    <w:rsid w:val="00E910A3"/>
    <w:rsid w:val="00E9137F"/>
    <w:rsid w:val="00E91914"/>
    <w:rsid w:val="00E91B16"/>
    <w:rsid w:val="00E92303"/>
    <w:rsid w:val="00E92DA9"/>
    <w:rsid w:val="00E93B5D"/>
    <w:rsid w:val="00E9433B"/>
    <w:rsid w:val="00E94D8E"/>
    <w:rsid w:val="00E951E5"/>
    <w:rsid w:val="00E95B30"/>
    <w:rsid w:val="00E962FF"/>
    <w:rsid w:val="00E96584"/>
    <w:rsid w:val="00E96785"/>
    <w:rsid w:val="00E96DB2"/>
    <w:rsid w:val="00E9731A"/>
    <w:rsid w:val="00E977D6"/>
    <w:rsid w:val="00E97903"/>
    <w:rsid w:val="00E97CD7"/>
    <w:rsid w:val="00EA135D"/>
    <w:rsid w:val="00EA3B64"/>
    <w:rsid w:val="00EA3C83"/>
    <w:rsid w:val="00EA3E3C"/>
    <w:rsid w:val="00EA3FC6"/>
    <w:rsid w:val="00EA431F"/>
    <w:rsid w:val="00EA6CD0"/>
    <w:rsid w:val="00EA70D2"/>
    <w:rsid w:val="00EA7363"/>
    <w:rsid w:val="00EB0578"/>
    <w:rsid w:val="00EB0D99"/>
    <w:rsid w:val="00EB0F43"/>
    <w:rsid w:val="00EB2286"/>
    <w:rsid w:val="00EB29E9"/>
    <w:rsid w:val="00EB2A13"/>
    <w:rsid w:val="00EB31E4"/>
    <w:rsid w:val="00EB35A8"/>
    <w:rsid w:val="00EB3BD9"/>
    <w:rsid w:val="00EB5252"/>
    <w:rsid w:val="00EB5E94"/>
    <w:rsid w:val="00EB5FC2"/>
    <w:rsid w:val="00EB618E"/>
    <w:rsid w:val="00EB6F49"/>
    <w:rsid w:val="00EB7867"/>
    <w:rsid w:val="00EB7C83"/>
    <w:rsid w:val="00EC0429"/>
    <w:rsid w:val="00EC097D"/>
    <w:rsid w:val="00EC0E25"/>
    <w:rsid w:val="00EC1494"/>
    <w:rsid w:val="00EC174F"/>
    <w:rsid w:val="00EC1830"/>
    <w:rsid w:val="00EC1E5F"/>
    <w:rsid w:val="00EC2EB7"/>
    <w:rsid w:val="00EC343B"/>
    <w:rsid w:val="00EC4545"/>
    <w:rsid w:val="00EC477D"/>
    <w:rsid w:val="00EC5A8D"/>
    <w:rsid w:val="00EC5F3E"/>
    <w:rsid w:val="00EC70A1"/>
    <w:rsid w:val="00EC724F"/>
    <w:rsid w:val="00EC7389"/>
    <w:rsid w:val="00EC77C9"/>
    <w:rsid w:val="00ED005C"/>
    <w:rsid w:val="00ED1456"/>
    <w:rsid w:val="00ED1597"/>
    <w:rsid w:val="00ED17E6"/>
    <w:rsid w:val="00ED197D"/>
    <w:rsid w:val="00ED1D72"/>
    <w:rsid w:val="00ED3F0F"/>
    <w:rsid w:val="00ED4274"/>
    <w:rsid w:val="00ED4D3E"/>
    <w:rsid w:val="00ED55FA"/>
    <w:rsid w:val="00ED575B"/>
    <w:rsid w:val="00ED57BB"/>
    <w:rsid w:val="00ED60B7"/>
    <w:rsid w:val="00ED657B"/>
    <w:rsid w:val="00ED6E96"/>
    <w:rsid w:val="00ED7AD5"/>
    <w:rsid w:val="00EE0280"/>
    <w:rsid w:val="00EE08D4"/>
    <w:rsid w:val="00EE0F9E"/>
    <w:rsid w:val="00EE1BAA"/>
    <w:rsid w:val="00EE2105"/>
    <w:rsid w:val="00EE2A84"/>
    <w:rsid w:val="00EE2DBC"/>
    <w:rsid w:val="00EE3886"/>
    <w:rsid w:val="00EE3CEE"/>
    <w:rsid w:val="00EE4C56"/>
    <w:rsid w:val="00EE52DC"/>
    <w:rsid w:val="00EE6268"/>
    <w:rsid w:val="00EE65A1"/>
    <w:rsid w:val="00EE6628"/>
    <w:rsid w:val="00EE68D4"/>
    <w:rsid w:val="00EE6D65"/>
    <w:rsid w:val="00EE7401"/>
    <w:rsid w:val="00EE7408"/>
    <w:rsid w:val="00EE783D"/>
    <w:rsid w:val="00EE78AA"/>
    <w:rsid w:val="00EE7A46"/>
    <w:rsid w:val="00EE7D8F"/>
    <w:rsid w:val="00EF01D9"/>
    <w:rsid w:val="00EF0908"/>
    <w:rsid w:val="00EF0F17"/>
    <w:rsid w:val="00EF1310"/>
    <w:rsid w:val="00EF1D54"/>
    <w:rsid w:val="00EF204B"/>
    <w:rsid w:val="00EF32B1"/>
    <w:rsid w:val="00EF3BA3"/>
    <w:rsid w:val="00EF4696"/>
    <w:rsid w:val="00EF4C12"/>
    <w:rsid w:val="00EF4E99"/>
    <w:rsid w:val="00EF4F3A"/>
    <w:rsid w:val="00EF539A"/>
    <w:rsid w:val="00EF593F"/>
    <w:rsid w:val="00EF60E1"/>
    <w:rsid w:val="00EF7D58"/>
    <w:rsid w:val="00F02105"/>
    <w:rsid w:val="00F02E20"/>
    <w:rsid w:val="00F0309B"/>
    <w:rsid w:val="00F0315D"/>
    <w:rsid w:val="00F03FB2"/>
    <w:rsid w:val="00F052CE"/>
    <w:rsid w:val="00F05377"/>
    <w:rsid w:val="00F079EE"/>
    <w:rsid w:val="00F10564"/>
    <w:rsid w:val="00F11034"/>
    <w:rsid w:val="00F1108E"/>
    <w:rsid w:val="00F115DF"/>
    <w:rsid w:val="00F11DA8"/>
    <w:rsid w:val="00F1447D"/>
    <w:rsid w:val="00F14E57"/>
    <w:rsid w:val="00F15D64"/>
    <w:rsid w:val="00F16053"/>
    <w:rsid w:val="00F1688E"/>
    <w:rsid w:val="00F17134"/>
    <w:rsid w:val="00F17D48"/>
    <w:rsid w:val="00F201FB"/>
    <w:rsid w:val="00F20947"/>
    <w:rsid w:val="00F20B99"/>
    <w:rsid w:val="00F20D88"/>
    <w:rsid w:val="00F21BFF"/>
    <w:rsid w:val="00F22C64"/>
    <w:rsid w:val="00F22D8A"/>
    <w:rsid w:val="00F23402"/>
    <w:rsid w:val="00F23465"/>
    <w:rsid w:val="00F24194"/>
    <w:rsid w:val="00F24F28"/>
    <w:rsid w:val="00F2683C"/>
    <w:rsid w:val="00F272EB"/>
    <w:rsid w:val="00F27D2D"/>
    <w:rsid w:val="00F27DCD"/>
    <w:rsid w:val="00F27DDF"/>
    <w:rsid w:val="00F30221"/>
    <w:rsid w:val="00F31C46"/>
    <w:rsid w:val="00F31E49"/>
    <w:rsid w:val="00F32780"/>
    <w:rsid w:val="00F32E4C"/>
    <w:rsid w:val="00F336CD"/>
    <w:rsid w:val="00F3420C"/>
    <w:rsid w:val="00F352CA"/>
    <w:rsid w:val="00F3545D"/>
    <w:rsid w:val="00F36C78"/>
    <w:rsid w:val="00F371ED"/>
    <w:rsid w:val="00F3796F"/>
    <w:rsid w:val="00F4048C"/>
    <w:rsid w:val="00F412E6"/>
    <w:rsid w:val="00F41363"/>
    <w:rsid w:val="00F41445"/>
    <w:rsid w:val="00F41FE0"/>
    <w:rsid w:val="00F4305A"/>
    <w:rsid w:val="00F436BA"/>
    <w:rsid w:val="00F43CA4"/>
    <w:rsid w:val="00F45344"/>
    <w:rsid w:val="00F45E9F"/>
    <w:rsid w:val="00F46310"/>
    <w:rsid w:val="00F46412"/>
    <w:rsid w:val="00F467BE"/>
    <w:rsid w:val="00F4739A"/>
    <w:rsid w:val="00F47561"/>
    <w:rsid w:val="00F4789B"/>
    <w:rsid w:val="00F47CFB"/>
    <w:rsid w:val="00F50118"/>
    <w:rsid w:val="00F508DA"/>
    <w:rsid w:val="00F51118"/>
    <w:rsid w:val="00F51C2E"/>
    <w:rsid w:val="00F51CD8"/>
    <w:rsid w:val="00F5252F"/>
    <w:rsid w:val="00F53B49"/>
    <w:rsid w:val="00F553F3"/>
    <w:rsid w:val="00F55D6D"/>
    <w:rsid w:val="00F55E76"/>
    <w:rsid w:val="00F57212"/>
    <w:rsid w:val="00F574C9"/>
    <w:rsid w:val="00F57B34"/>
    <w:rsid w:val="00F57F08"/>
    <w:rsid w:val="00F60589"/>
    <w:rsid w:val="00F6091D"/>
    <w:rsid w:val="00F6092B"/>
    <w:rsid w:val="00F613C4"/>
    <w:rsid w:val="00F61407"/>
    <w:rsid w:val="00F61C21"/>
    <w:rsid w:val="00F62630"/>
    <w:rsid w:val="00F630FA"/>
    <w:rsid w:val="00F65856"/>
    <w:rsid w:val="00F658A9"/>
    <w:rsid w:val="00F660A3"/>
    <w:rsid w:val="00F67CD0"/>
    <w:rsid w:val="00F7091A"/>
    <w:rsid w:val="00F71118"/>
    <w:rsid w:val="00F7201B"/>
    <w:rsid w:val="00F7201F"/>
    <w:rsid w:val="00F72D06"/>
    <w:rsid w:val="00F72D6A"/>
    <w:rsid w:val="00F7390E"/>
    <w:rsid w:val="00F73AEF"/>
    <w:rsid w:val="00F73C35"/>
    <w:rsid w:val="00F73DAC"/>
    <w:rsid w:val="00F74F6F"/>
    <w:rsid w:val="00F75059"/>
    <w:rsid w:val="00F751BC"/>
    <w:rsid w:val="00F75656"/>
    <w:rsid w:val="00F759FF"/>
    <w:rsid w:val="00F764AF"/>
    <w:rsid w:val="00F77236"/>
    <w:rsid w:val="00F80000"/>
    <w:rsid w:val="00F80345"/>
    <w:rsid w:val="00F803B2"/>
    <w:rsid w:val="00F812F1"/>
    <w:rsid w:val="00F82159"/>
    <w:rsid w:val="00F8218E"/>
    <w:rsid w:val="00F830DB"/>
    <w:rsid w:val="00F8323C"/>
    <w:rsid w:val="00F841D8"/>
    <w:rsid w:val="00F84366"/>
    <w:rsid w:val="00F84824"/>
    <w:rsid w:val="00F84981"/>
    <w:rsid w:val="00F849B3"/>
    <w:rsid w:val="00F84A47"/>
    <w:rsid w:val="00F84A49"/>
    <w:rsid w:val="00F84A5A"/>
    <w:rsid w:val="00F84DAE"/>
    <w:rsid w:val="00F84DC3"/>
    <w:rsid w:val="00F85A77"/>
    <w:rsid w:val="00F85C00"/>
    <w:rsid w:val="00F871FF"/>
    <w:rsid w:val="00F90BBB"/>
    <w:rsid w:val="00F90CA1"/>
    <w:rsid w:val="00F91022"/>
    <w:rsid w:val="00F91119"/>
    <w:rsid w:val="00F911F9"/>
    <w:rsid w:val="00F91311"/>
    <w:rsid w:val="00F91394"/>
    <w:rsid w:val="00F91ADF"/>
    <w:rsid w:val="00F91F1A"/>
    <w:rsid w:val="00F92590"/>
    <w:rsid w:val="00F92C3C"/>
    <w:rsid w:val="00F93359"/>
    <w:rsid w:val="00F937CB"/>
    <w:rsid w:val="00F9528B"/>
    <w:rsid w:val="00F953A7"/>
    <w:rsid w:val="00F95F4F"/>
    <w:rsid w:val="00F961C6"/>
    <w:rsid w:val="00FA14B1"/>
    <w:rsid w:val="00FA1CD9"/>
    <w:rsid w:val="00FA2572"/>
    <w:rsid w:val="00FA27F1"/>
    <w:rsid w:val="00FA2A33"/>
    <w:rsid w:val="00FA37B8"/>
    <w:rsid w:val="00FA3850"/>
    <w:rsid w:val="00FA3EAA"/>
    <w:rsid w:val="00FA4B93"/>
    <w:rsid w:val="00FA50DB"/>
    <w:rsid w:val="00FA7922"/>
    <w:rsid w:val="00FA7FB4"/>
    <w:rsid w:val="00FB074B"/>
    <w:rsid w:val="00FB1D4A"/>
    <w:rsid w:val="00FB26B2"/>
    <w:rsid w:val="00FB2A02"/>
    <w:rsid w:val="00FB31F9"/>
    <w:rsid w:val="00FB4FE0"/>
    <w:rsid w:val="00FB565E"/>
    <w:rsid w:val="00FB711B"/>
    <w:rsid w:val="00FB713C"/>
    <w:rsid w:val="00FB7409"/>
    <w:rsid w:val="00FB79A1"/>
    <w:rsid w:val="00FC0AFA"/>
    <w:rsid w:val="00FC1BE0"/>
    <w:rsid w:val="00FC2C4F"/>
    <w:rsid w:val="00FC309C"/>
    <w:rsid w:val="00FC30B6"/>
    <w:rsid w:val="00FC333B"/>
    <w:rsid w:val="00FC3C5C"/>
    <w:rsid w:val="00FC5907"/>
    <w:rsid w:val="00FC73A2"/>
    <w:rsid w:val="00FC7B6F"/>
    <w:rsid w:val="00FD021D"/>
    <w:rsid w:val="00FD0C87"/>
    <w:rsid w:val="00FD0DDE"/>
    <w:rsid w:val="00FD1AEE"/>
    <w:rsid w:val="00FD1DF0"/>
    <w:rsid w:val="00FD20CC"/>
    <w:rsid w:val="00FD259F"/>
    <w:rsid w:val="00FD3179"/>
    <w:rsid w:val="00FD3906"/>
    <w:rsid w:val="00FD40AE"/>
    <w:rsid w:val="00FD4783"/>
    <w:rsid w:val="00FD4ADC"/>
    <w:rsid w:val="00FD52E8"/>
    <w:rsid w:val="00FD59DC"/>
    <w:rsid w:val="00FD6C05"/>
    <w:rsid w:val="00FD6F83"/>
    <w:rsid w:val="00FD7025"/>
    <w:rsid w:val="00FD7546"/>
    <w:rsid w:val="00FD7A65"/>
    <w:rsid w:val="00FE05F0"/>
    <w:rsid w:val="00FE0671"/>
    <w:rsid w:val="00FE0A2D"/>
    <w:rsid w:val="00FE0D38"/>
    <w:rsid w:val="00FE1A89"/>
    <w:rsid w:val="00FE1B12"/>
    <w:rsid w:val="00FE37F0"/>
    <w:rsid w:val="00FE42DC"/>
    <w:rsid w:val="00FE4AF3"/>
    <w:rsid w:val="00FE4DEC"/>
    <w:rsid w:val="00FE602C"/>
    <w:rsid w:val="00FE6799"/>
    <w:rsid w:val="00FE7790"/>
    <w:rsid w:val="00FE77DD"/>
    <w:rsid w:val="00FF0586"/>
    <w:rsid w:val="00FF16A4"/>
    <w:rsid w:val="00FF1FF9"/>
    <w:rsid w:val="00FF21E7"/>
    <w:rsid w:val="00FF2485"/>
    <w:rsid w:val="00FF3063"/>
    <w:rsid w:val="00FF5CD6"/>
    <w:rsid w:val="00FF5F7B"/>
    <w:rsid w:val="00FF673C"/>
    <w:rsid w:val="00FF6C05"/>
    <w:rsid w:val="00FF7B45"/>
    <w:rsid w:val="00FF7FF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795FB5E"/>
  <w15:docId w15:val="{A80469FD-BEA0-471C-90A5-CB0B4240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6951"/>
    <w:pPr>
      <w:spacing w:line="240" w:lineRule="atLeast"/>
    </w:pPr>
    <w:rPr>
      <w:rFonts w:ascii="Arial" w:hAnsi="Arial"/>
      <w:lang w:eastAsia="en-US"/>
    </w:rPr>
  </w:style>
  <w:style w:type="paragraph" w:styleId="Heading1">
    <w:name w:val="heading 1"/>
    <w:basedOn w:val="Normal"/>
    <w:next w:val="BodyText"/>
    <w:qFormat/>
    <w:rsid w:val="00FF4651"/>
    <w:pPr>
      <w:keepNext/>
      <w:pBdr>
        <w:top w:val="single" w:sz="6" w:space="6" w:color="000000"/>
      </w:pBdr>
      <w:spacing w:after="240"/>
      <w:outlineLvl w:val="0"/>
    </w:pPr>
    <w:rPr>
      <w:b/>
      <w:color w:val="0047BB"/>
      <w:kern w:val="28"/>
      <w:sz w:val="28"/>
      <w:szCs w:val="28"/>
    </w:rPr>
  </w:style>
  <w:style w:type="paragraph" w:styleId="Heading2">
    <w:name w:val="heading 2"/>
    <w:basedOn w:val="Normal"/>
    <w:next w:val="BodyText"/>
    <w:qFormat/>
    <w:rsid w:val="00342D3D"/>
    <w:pPr>
      <w:keepNext/>
      <w:spacing w:after="240"/>
      <w:outlineLvl w:val="1"/>
    </w:pPr>
    <w:rPr>
      <w:b/>
    </w:rPr>
  </w:style>
  <w:style w:type="paragraph" w:styleId="Heading3">
    <w:name w:val="heading 3"/>
    <w:basedOn w:val="Heading2"/>
    <w:qFormat/>
    <w:rsid w:val="00342D3D"/>
    <w:pPr>
      <w:keepNext w:val="0"/>
      <w:numPr>
        <w:ilvl w:val="2"/>
      </w:numPr>
      <w:outlineLvl w:val="2"/>
    </w:pPr>
    <w:rPr>
      <w:b w:val="0"/>
    </w:rPr>
  </w:style>
  <w:style w:type="paragraph" w:styleId="Heading4">
    <w:name w:val="heading 4"/>
    <w:basedOn w:val="BodyText"/>
    <w:qFormat/>
    <w:rsid w:val="00342D3D"/>
    <w:pPr>
      <w:ind w:left="0"/>
      <w:outlineLvl w:val="3"/>
    </w:pPr>
  </w:style>
  <w:style w:type="paragraph" w:styleId="Heading5">
    <w:name w:val="heading 5"/>
    <w:basedOn w:val="BodyText"/>
    <w:qFormat/>
    <w:rsid w:val="00342D3D"/>
    <w:pPr>
      <w:ind w:left="0"/>
      <w:outlineLvl w:val="4"/>
    </w:pPr>
  </w:style>
  <w:style w:type="paragraph" w:styleId="Heading6">
    <w:name w:val="heading 6"/>
    <w:basedOn w:val="Heading1"/>
    <w:next w:val="BodyText"/>
    <w:rsid w:val="005C5CAB"/>
    <w:pPr>
      <w:numPr>
        <w:numId w:val="13"/>
      </w:numPr>
      <w:tabs>
        <w:tab w:val="left" w:pos="2268"/>
      </w:tabs>
      <w:outlineLvl w:val="5"/>
    </w:pPr>
  </w:style>
  <w:style w:type="paragraph" w:styleId="Heading7">
    <w:name w:val="heading 7"/>
    <w:basedOn w:val="Heading1"/>
    <w:next w:val="BodyText"/>
    <w:qFormat/>
    <w:rsid w:val="00342D3D"/>
    <w:pPr>
      <w:tabs>
        <w:tab w:val="num" w:pos="567"/>
      </w:tabs>
      <w:ind w:left="1134" w:hanging="567"/>
      <w:outlineLvl w:val="6"/>
    </w:pPr>
  </w:style>
  <w:style w:type="paragraph" w:styleId="Heading8">
    <w:name w:val="heading 8"/>
    <w:basedOn w:val="Heading1"/>
    <w:next w:val="BodyText"/>
    <w:qFormat/>
    <w:rsid w:val="00AE409E"/>
    <w:pPr>
      <w:numPr>
        <w:numId w:val="18"/>
      </w:numPr>
      <w:pBdr>
        <w:top w:val="single" w:sz="4" w:space="6" w:color="auto"/>
      </w:pBdr>
      <w:tabs>
        <w:tab w:val="clear" w:pos="567"/>
        <w:tab w:val="left" w:pos="2268"/>
      </w:tabs>
      <w:ind w:left="2268" w:hanging="2268"/>
      <w:outlineLvl w:val="7"/>
    </w:pPr>
  </w:style>
  <w:style w:type="paragraph" w:styleId="Heading9">
    <w:name w:val="heading 9"/>
    <w:basedOn w:val="Heading1NoNumber"/>
    <w:next w:val="BodyText"/>
    <w:qFormat/>
    <w:rsid w:val="00780476"/>
    <w:pPr>
      <w:numPr>
        <w:numId w:val="19"/>
      </w:numPr>
      <w:pBdr>
        <w:top w:val="none" w:sz="0" w:space="0" w:color="auto"/>
      </w:pBdr>
      <w:tabs>
        <w:tab w:val="clear" w:pos="567"/>
        <w:tab w:val="left" w:pos="1134"/>
      </w:tabs>
      <w:ind w:left="0" w:firstLine="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
    <w:name w:val="Table"/>
    <w:basedOn w:val="Normal"/>
    <w:rsid w:val="00342D3D"/>
    <w:pPr>
      <w:spacing w:before="120" w:after="120"/>
    </w:pPr>
  </w:style>
  <w:style w:type="paragraph" w:customStyle="1" w:styleId="BodyTextNoIndent">
    <w:name w:val="Body Text No Indent"/>
    <w:basedOn w:val="BodyText"/>
    <w:rsid w:val="00342D3D"/>
    <w:pPr>
      <w:ind w:left="0"/>
    </w:pPr>
  </w:style>
  <w:style w:type="table" w:styleId="TableGrid">
    <w:name w:val="Table Grid"/>
    <w:basedOn w:val="TableNormal"/>
    <w:rsid w:val="00342D3D"/>
    <w:pPr>
      <w:spacing w:before="120" w:after="120" w:line="240" w:lineRule="atLeast"/>
    </w:pPr>
    <w:rPr>
      <w:rFonts w:ascii="Arial" w:hAnsi="Arial"/>
    </w:rPr>
    <w:tblPr/>
  </w:style>
  <w:style w:type="paragraph" w:styleId="Header">
    <w:name w:val="header"/>
    <w:aliases w:val=" HR"/>
    <w:basedOn w:val="Normal"/>
    <w:link w:val="HeaderChar"/>
    <w:uiPriority w:val="99"/>
    <w:rsid w:val="00342D3D"/>
  </w:style>
  <w:style w:type="paragraph" w:customStyle="1" w:styleId="DeedParties">
    <w:name w:val="Deed_Parties"/>
    <w:basedOn w:val="BodyText"/>
    <w:rsid w:val="00342D3D"/>
    <w:pPr>
      <w:numPr>
        <w:numId w:val="9"/>
      </w:numPr>
      <w:spacing w:after="120"/>
    </w:pPr>
  </w:style>
  <w:style w:type="paragraph" w:customStyle="1" w:styleId="DeedSubHeading">
    <w:name w:val="Deed_SubHeading"/>
    <w:basedOn w:val="Normal"/>
    <w:rsid w:val="00342D3D"/>
    <w:pPr>
      <w:spacing w:before="120" w:line="440" w:lineRule="exact"/>
    </w:pPr>
    <w:rPr>
      <w:spacing w:val="-8"/>
      <w:sz w:val="44"/>
      <w:szCs w:val="44"/>
    </w:rPr>
  </w:style>
  <w:style w:type="paragraph" w:customStyle="1" w:styleId="DeedTitle">
    <w:name w:val="Deed_Title"/>
    <w:basedOn w:val="Normal"/>
    <w:rsid w:val="00342D3D"/>
    <w:pPr>
      <w:spacing w:before="260"/>
    </w:pPr>
    <w:rPr>
      <w:b/>
      <w:sz w:val="24"/>
      <w:szCs w:val="24"/>
    </w:rPr>
  </w:style>
  <w:style w:type="character" w:styleId="FollowedHyperlink">
    <w:name w:val="FollowedHyperlink"/>
    <w:basedOn w:val="DefaultParagraphFont"/>
    <w:semiHidden/>
    <w:rsid w:val="00342D3D"/>
    <w:rPr>
      <w:color w:val="800080"/>
      <w:u w:val="single"/>
    </w:rPr>
  </w:style>
  <w:style w:type="paragraph" w:styleId="NormalWeb">
    <w:name w:val="Normal (Web)"/>
    <w:basedOn w:val="Normal"/>
    <w:uiPriority w:val="99"/>
    <w:semiHidden/>
    <w:rsid w:val="00342D3D"/>
    <w:rPr>
      <w:szCs w:val="24"/>
    </w:rPr>
  </w:style>
  <w:style w:type="character" w:styleId="PageNumber">
    <w:name w:val="page number"/>
    <w:basedOn w:val="DefaultParagraphFont"/>
    <w:rsid w:val="003F0327"/>
    <w:rPr>
      <w:rFonts w:ascii="Arial" w:hAnsi="Arial"/>
      <w:b/>
      <w:color w:val="auto"/>
      <w:sz w:val="14"/>
      <w:szCs w:val="16"/>
    </w:rPr>
  </w:style>
  <w:style w:type="character" w:styleId="Strong">
    <w:name w:val="Strong"/>
    <w:basedOn w:val="DefaultParagraphFont"/>
    <w:uiPriority w:val="22"/>
    <w:qFormat/>
    <w:rsid w:val="00342D3D"/>
    <w:rPr>
      <w:rFonts w:ascii="Arial" w:hAnsi="Arial"/>
      <w:b/>
      <w:bCs/>
      <w:sz w:val="20"/>
    </w:rPr>
  </w:style>
  <w:style w:type="numbering" w:styleId="111111">
    <w:name w:val="Outline List 2"/>
    <w:basedOn w:val="NoList"/>
    <w:semiHidden/>
    <w:rsid w:val="00342D3D"/>
    <w:pPr>
      <w:numPr>
        <w:numId w:val="7"/>
      </w:numPr>
    </w:pPr>
  </w:style>
  <w:style w:type="paragraph" w:customStyle="1" w:styleId="Sch1">
    <w:name w:val="Sch 1"/>
    <w:basedOn w:val="Heading1"/>
    <w:next w:val="BodyText"/>
    <w:qFormat/>
    <w:rsid w:val="00342D3D"/>
    <w:pPr>
      <w:numPr>
        <w:ilvl w:val="1"/>
        <w:numId w:val="13"/>
      </w:numPr>
      <w:pBdr>
        <w:top w:val="single" w:sz="4" w:space="6" w:color="auto"/>
      </w:pBdr>
    </w:pPr>
  </w:style>
  <w:style w:type="paragraph" w:styleId="BalloonText">
    <w:name w:val="Balloon Text"/>
    <w:basedOn w:val="Normal"/>
    <w:semiHidden/>
    <w:rsid w:val="00342D3D"/>
    <w:rPr>
      <w:rFonts w:ascii="Tahoma" w:hAnsi="Tahoma" w:cs="Tahoma"/>
      <w:sz w:val="16"/>
      <w:szCs w:val="16"/>
    </w:rPr>
  </w:style>
  <w:style w:type="paragraph" w:styleId="Caption">
    <w:name w:val="caption"/>
    <w:basedOn w:val="Normal"/>
    <w:next w:val="Normal"/>
    <w:uiPriority w:val="35"/>
    <w:qFormat/>
    <w:rsid w:val="00342D3D"/>
    <w:pPr>
      <w:spacing w:before="120" w:after="120"/>
    </w:pPr>
    <w:rPr>
      <w:b/>
      <w:bCs/>
    </w:rPr>
  </w:style>
  <w:style w:type="character" w:styleId="CommentReference">
    <w:name w:val="annotation reference"/>
    <w:basedOn w:val="DefaultParagraphFont"/>
    <w:semiHidden/>
    <w:rsid w:val="00342D3D"/>
    <w:rPr>
      <w:sz w:val="16"/>
      <w:szCs w:val="16"/>
    </w:rPr>
  </w:style>
  <w:style w:type="paragraph" w:styleId="CommentText">
    <w:name w:val="annotation text"/>
    <w:basedOn w:val="Normal"/>
    <w:semiHidden/>
    <w:rsid w:val="00342D3D"/>
  </w:style>
  <w:style w:type="paragraph" w:styleId="CommentSubject">
    <w:name w:val="annotation subject"/>
    <w:basedOn w:val="CommentText"/>
    <w:next w:val="CommentText"/>
    <w:semiHidden/>
    <w:rsid w:val="00342D3D"/>
    <w:rPr>
      <w:b/>
      <w:bCs/>
    </w:rPr>
  </w:style>
  <w:style w:type="paragraph" w:styleId="DocumentMap">
    <w:name w:val="Document Map"/>
    <w:basedOn w:val="Normal"/>
    <w:semiHidden/>
    <w:rsid w:val="00342D3D"/>
    <w:pPr>
      <w:shd w:val="clear" w:color="auto" w:fill="000080"/>
    </w:pPr>
    <w:rPr>
      <w:rFonts w:ascii="Tahoma" w:hAnsi="Tahoma" w:cs="Tahoma"/>
    </w:rPr>
  </w:style>
  <w:style w:type="character" w:styleId="EndnoteReference">
    <w:name w:val="endnote reference"/>
    <w:basedOn w:val="DefaultParagraphFont"/>
    <w:semiHidden/>
    <w:rsid w:val="00342D3D"/>
    <w:rPr>
      <w:vertAlign w:val="superscript"/>
    </w:rPr>
  </w:style>
  <w:style w:type="paragraph" w:styleId="EndnoteText">
    <w:name w:val="endnote text"/>
    <w:basedOn w:val="Normal"/>
    <w:rsid w:val="00342D3D"/>
    <w:rPr>
      <w:sz w:val="16"/>
    </w:rPr>
  </w:style>
  <w:style w:type="character" w:styleId="FootnoteReference">
    <w:name w:val="footnote reference"/>
    <w:basedOn w:val="DefaultParagraphFont"/>
    <w:semiHidden/>
    <w:rsid w:val="00342D3D"/>
    <w:rPr>
      <w:rFonts w:ascii="Arial" w:hAnsi="Arial"/>
      <w:vertAlign w:val="superscript"/>
    </w:rPr>
  </w:style>
  <w:style w:type="paragraph" w:styleId="FootnoteText">
    <w:name w:val="footnote text"/>
    <w:basedOn w:val="Normal"/>
    <w:semiHidden/>
    <w:rsid w:val="00342D3D"/>
    <w:pPr>
      <w:spacing w:after="60" w:line="180" w:lineRule="exact"/>
      <w:ind w:left="85" w:hanging="85"/>
    </w:pPr>
    <w:rPr>
      <w:sz w:val="16"/>
      <w:szCs w:val="16"/>
    </w:rPr>
  </w:style>
  <w:style w:type="paragraph" w:styleId="Index1">
    <w:name w:val="index 1"/>
    <w:basedOn w:val="Normal"/>
    <w:next w:val="Normal"/>
    <w:autoRedefine/>
    <w:semiHidden/>
    <w:rsid w:val="00342D3D"/>
    <w:pPr>
      <w:ind w:left="200" w:hanging="200"/>
    </w:pPr>
  </w:style>
  <w:style w:type="paragraph" w:styleId="Index2">
    <w:name w:val="index 2"/>
    <w:basedOn w:val="Normal"/>
    <w:next w:val="Normal"/>
    <w:autoRedefine/>
    <w:semiHidden/>
    <w:rsid w:val="00342D3D"/>
    <w:pPr>
      <w:ind w:left="400" w:hanging="200"/>
    </w:pPr>
  </w:style>
  <w:style w:type="paragraph" w:styleId="Index3">
    <w:name w:val="index 3"/>
    <w:basedOn w:val="Normal"/>
    <w:next w:val="Normal"/>
    <w:autoRedefine/>
    <w:semiHidden/>
    <w:rsid w:val="00342D3D"/>
    <w:pPr>
      <w:ind w:left="600" w:hanging="200"/>
    </w:pPr>
  </w:style>
  <w:style w:type="paragraph" w:styleId="Index4">
    <w:name w:val="index 4"/>
    <w:basedOn w:val="Normal"/>
    <w:next w:val="Normal"/>
    <w:autoRedefine/>
    <w:semiHidden/>
    <w:rsid w:val="00342D3D"/>
    <w:pPr>
      <w:ind w:left="800" w:hanging="200"/>
    </w:pPr>
  </w:style>
  <w:style w:type="paragraph" w:styleId="Index5">
    <w:name w:val="index 5"/>
    <w:basedOn w:val="Normal"/>
    <w:next w:val="Normal"/>
    <w:autoRedefine/>
    <w:semiHidden/>
    <w:rsid w:val="00342D3D"/>
    <w:pPr>
      <w:ind w:left="1000" w:hanging="200"/>
    </w:pPr>
  </w:style>
  <w:style w:type="paragraph" w:styleId="Index6">
    <w:name w:val="index 6"/>
    <w:basedOn w:val="Normal"/>
    <w:next w:val="Normal"/>
    <w:autoRedefine/>
    <w:semiHidden/>
    <w:rsid w:val="00342D3D"/>
    <w:pPr>
      <w:ind w:left="1200" w:hanging="200"/>
    </w:pPr>
  </w:style>
  <w:style w:type="paragraph" w:styleId="Index7">
    <w:name w:val="index 7"/>
    <w:basedOn w:val="Normal"/>
    <w:next w:val="Normal"/>
    <w:autoRedefine/>
    <w:semiHidden/>
    <w:rsid w:val="00342D3D"/>
    <w:pPr>
      <w:ind w:left="1400" w:hanging="200"/>
    </w:pPr>
  </w:style>
  <w:style w:type="paragraph" w:styleId="Index8">
    <w:name w:val="index 8"/>
    <w:basedOn w:val="Normal"/>
    <w:next w:val="Normal"/>
    <w:autoRedefine/>
    <w:semiHidden/>
    <w:rsid w:val="00342D3D"/>
    <w:pPr>
      <w:ind w:left="1600" w:hanging="200"/>
    </w:pPr>
  </w:style>
  <w:style w:type="paragraph" w:styleId="Index9">
    <w:name w:val="index 9"/>
    <w:basedOn w:val="Normal"/>
    <w:next w:val="Normal"/>
    <w:autoRedefine/>
    <w:semiHidden/>
    <w:rsid w:val="00342D3D"/>
    <w:pPr>
      <w:ind w:left="1800" w:hanging="200"/>
    </w:pPr>
  </w:style>
  <w:style w:type="paragraph" w:styleId="IndexHeading">
    <w:name w:val="index heading"/>
    <w:basedOn w:val="Normal"/>
    <w:next w:val="Index1"/>
    <w:semiHidden/>
    <w:rsid w:val="00342D3D"/>
    <w:rPr>
      <w:rFonts w:cs="Arial"/>
      <w:b/>
      <w:bCs/>
    </w:rPr>
  </w:style>
  <w:style w:type="paragraph" w:styleId="MacroText">
    <w:name w:val="macro"/>
    <w:semiHidden/>
    <w:rsid w:val="00342D3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color w:val="333333"/>
      <w:lang w:eastAsia="en-US"/>
    </w:rPr>
  </w:style>
  <w:style w:type="paragraph" w:styleId="TableofAuthorities">
    <w:name w:val="table of authorities"/>
    <w:basedOn w:val="Normal"/>
    <w:next w:val="Normal"/>
    <w:semiHidden/>
    <w:rsid w:val="00342D3D"/>
    <w:pPr>
      <w:ind w:left="200" w:hanging="200"/>
    </w:pPr>
  </w:style>
  <w:style w:type="paragraph" w:styleId="TableofFigures">
    <w:name w:val="table of figures"/>
    <w:basedOn w:val="Normal"/>
    <w:next w:val="Normal"/>
    <w:semiHidden/>
    <w:rsid w:val="00342D3D"/>
    <w:pPr>
      <w:ind w:left="400" w:hanging="400"/>
    </w:pPr>
  </w:style>
  <w:style w:type="paragraph" w:styleId="TOAHeading">
    <w:name w:val="toa heading"/>
    <w:basedOn w:val="Normal"/>
    <w:next w:val="Normal"/>
    <w:semiHidden/>
    <w:rsid w:val="00342D3D"/>
    <w:pPr>
      <w:spacing w:before="120"/>
    </w:pPr>
    <w:rPr>
      <w:rFonts w:cs="Arial"/>
      <w:b/>
      <w:bCs/>
      <w:sz w:val="24"/>
      <w:szCs w:val="24"/>
    </w:rPr>
  </w:style>
  <w:style w:type="paragraph" w:styleId="TOC1">
    <w:name w:val="toc 1"/>
    <w:basedOn w:val="Normal"/>
    <w:next w:val="Normal"/>
    <w:uiPriority w:val="39"/>
    <w:rsid w:val="00342D3D"/>
    <w:pPr>
      <w:tabs>
        <w:tab w:val="right" w:pos="7655"/>
      </w:tabs>
      <w:spacing w:after="240"/>
      <w:ind w:left="1701" w:right="1985" w:hanging="567"/>
    </w:pPr>
  </w:style>
  <w:style w:type="paragraph" w:styleId="TOC2">
    <w:name w:val="toc 2"/>
    <w:basedOn w:val="TOC1"/>
    <w:next w:val="TOC1"/>
    <w:uiPriority w:val="39"/>
    <w:rsid w:val="00342D3D"/>
    <w:pPr>
      <w:ind w:left="2268"/>
    </w:pPr>
    <w:rPr>
      <w:noProof/>
      <w:lang w:eastAsia="en-AU"/>
    </w:rPr>
  </w:style>
  <w:style w:type="paragraph" w:styleId="TOC3">
    <w:name w:val="toc 3"/>
    <w:basedOn w:val="TOC2"/>
    <w:uiPriority w:val="39"/>
    <w:rsid w:val="00342D3D"/>
    <w:pPr>
      <w:tabs>
        <w:tab w:val="left" w:pos="2835"/>
      </w:tabs>
    </w:pPr>
  </w:style>
  <w:style w:type="paragraph" w:styleId="TOC4">
    <w:name w:val="toc 4"/>
    <w:basedOn w:val="Normal"/>
    <w:rsid w:val="00EF0C14"/>
    <w:pPr>
      <w:tabs>
        <w:tab w:val="left" w:pos="1843"/>
        <w:tab w:val="left" w:pos="1985"/>
        <w:tab w:val="left" w:pos="2268"/>
        <w:tab w:val="left" w:pos="2552"/>
        <w:tab w:val="right" w:pos="7655"/>
      </w:tabs>
      <w:spacing w:after="240"/>
      <w:ind w:left="2268" w:right="1985" w:hanging="1134"/>
    </w:pPr>
  </w:style>
  <w:style w:type="paragraph" w:styleId="TOC5">
    <w:name w:val="toc 5"/>
    <w:basedOn w:val="TOC4"/>
    <w:rsid w:val="00342D3D"/>
  </w:style>
  <w:style w:type="paragraph" w:styleId="TOC6">
    <w:name w:val="toc 6"/>
    <w:basedOn w:val="Normal"/>
    <w:semiHidden/>
    <w:rsid w:val="00342D3D"/>
  </w:style>
  <w:style w:type="paragraph" w:styleId="TOC7">
    <w:name w:val="toc 7"/>
    <w:basedOn w:val="Normal"/>
    <w:semiHidden/>
    <w:rsid w:val="00342D3D"/>
  </w:style>
  <w:style w:type="paragraph" w:styleId="TOC8">
    <w:name w:val="toc 8"/>
    <w:basedOn w:val="Normal"/>
    <w:semiHidden/>
    <w:rsid w:val="00342D3D"/>
  </w:style>
  <w:style w:type="paragraph" w:styleId="TOC9">
    <w:name w:val="toc 9"/>
    <w:basedOn w:val="Normal"/>
    <w:semiHidden/>
    <w:rsid w:val="00342D3D"/>
  </w:style>
  <w:style w:type="paragraph" w:customStyle="1" w:styleId="Heading1NoNumber">
    <w:name w:val="Heading 1 No Number"/>
    <w:basedOn w:val="Heading1"/>
    <w:next w:val="Normal"/>
    <w:rsid w:val="00FF4651"/>
    <w:pPr>
      <w:ind w:firstLine="567"/>
    </w:pPr>
  </w:style>
  <w:style w:type="paragraph" w:customStyle="1" w:styleId="DeedAttachment">
    <w:name w:val="Deed_Attachment"/>
    <w:basedOn w:val="Normal"/>
    <w:next w:val="BodyText"/>
    <w:semiHidden/>
    <w:rsid w:val="00342D3D"/>
    <w:pPr>
      <w:numPr>
        <w:numId w:val="10"/>
      </w:numPr>
      <w:spacing w:line="260" w:lineRule="atLeast"/>
    </w:pPr>
    <w:rPr>
      <w:b/>
      <w:bCs/>
      <w:color w:val="195988"/>
      <w:sz w:val="28"/>
      <w:szCs w:val="28"/>
    </w:rPr>
  </w:style>
  <w:style w:type="character" w:styleId="Hyperlink">
    <w:name w:val="Hyperlink"/>
    <w:basedOn w:val="DefaultParagraphFont"/>
    <w:uiPriority w:val="99"/>
    <w:rsid w:val="00342D3D"/>
    <w:rPr>
      <w:color w:val="0000FF"/>
      <w:u w:val="single"/>
    </w:rPr>
  </w:style>
  <w:style w:type="paragraph" w:customStyle="1" w:styleId="DeedPart">
    <w:name w:val="Deed_Part"/>
    <w:basedOn w:val="Heading1NoNumber"/>
    <w:next w:val="BodyText"/>
    <w:semiHidden/>
    <w:rsid w:val="00342D3D"/>
    <w:pPr>
      <w:pBdr>
        <w:top w:val="none" w:sz="0" w:space="0" w:color="auto"/>
      </w:pBdr>
      <w:ind w:left="-1134" w:firstLine="0"/>
    </w:pPr>
  </w:style>
  <w:style w:type="paragraph" w:customStyle="1" w:styleId="PrecListBullet">
    <w:name w:val="Prec List Bullet"/>
    <w:basedOn w:val="ListBullet"/>
    <w:rsid w:val="00342D3D"/>
    <w:pPr>
      <w:numPr>
        <w:numId w:val="11"/>
      </w:numPr>
      <w:spacing w:before="60" w:after="60"/>
    </w:pPr>
    <w:rPr>
      <w:sz w:val="16"/>
    </w:rPr>
  </w:style>
  <w:style w:type="paragraph" w:styleId="BodyText">
    <w:name w:val="Body Text"/>
    <w:basedOn w:val="Normal"/>
    <w:link w:val="BodyTextChar"/>
    <w:qFormat/>
    <w:rsid w:val="00342D3D"/>
    <w:pPr>
      <w:spacing w:after="240"/>
      <w:ind w:left="1134"/>
    </w:pPr>
  </w:style>
  <w:style w:type="paragraph" w:styleId="BlockText">
    <w:name w:val="Block Text"/>
    <w:basedOn w:val="Normal"/>
    <w:next w:val="BodyText"/>
    <w:semiHidden/>
    <w:rsid w:val="00342D3D"/>
    <w:pPr>
      <w:spacing w:after="120"/>
      <w:ind w:left="1134"/>
    </w:pPr>
  </w:style>
  <w:style w:type="paragraph" w:customStyle="1" w:styleId="DeedBackground">
    <w:name w:val="Deed_Background"/>
    <w:basedOn w:val="BodyText"/>
    <w:rsid w:val="00342D3D"/>
    <w:pPr>
      <w:numPr>
        <w:numId w:val="16"/>
      </w:numPr>
    </w:pPr>
  </w:style>
  <w:style w:type="paragraph" w:customStyle="1" w:styleId="Sch2">
    <w:name w:val="Sch 2"/>
    <w:basedOn w:val="Heading2"/>
    <w:next w:val="BodyText"/>
    <w:qFormat/>
    <w:rsid w:val="00342D3D"/>
    <w:pPr>
      <w:numPr>
        <w:ilvl w:val="2"/>
        <w:numId w:val="13"/>
      </w:numPr>
    </w:pPr>
  </w:style>
  <w:style w:type="paragraph" w:customStyle="1" w:styleId="PrecListBullet2">
    <w:name w:val="Prec List Bullet 2"/>
    <w:basedOn w:val="PrecListBullet"/>
    <w:rsid w:val="00342D3D"/>
    <w:pPr>
      <w:numPr>
        <w:numId w:val="12"/>
      </w:numPr>
      <w:tabs>
        <w:tab w:val="left" w:pos="284"/>
      </w:tabs>
    </w:pPr>
  </w:style>
  <w:style w:type="paragraph" w:styleId="ListBullet">
    <w:name w:val="List Bullet"/>
    <w:basedOn w:val="BodyText"/>
    <w:qFormat/>
    <w:rsid w:val="008A0A90"/>
    <w:pPr>
      <w:numPr>
        <w:numId w:val="17"/>
      </w:numPr>
      <w:spacing w:line="240" w:lineRule="auto"/>
    </w:pPr>
  </w:style>
  <w:style w:type="paragraph" w:styleId="ListBullet2">
    <w:name w:val="List Bullet 2"/>
    <w:basedOn w:val="Normal"/>
    <w:rsid w:val="0028292E"/>
    <w:pPr>
      <w:spacing w:after="340"/>
      <w:ind w:left="1440" w:hanging="720"/>
    </w:pPr>
  </w:style>
  <w:style w:type="paragraph" w:styleId="ListBullet3">
    <w:name w:val="List Bullet 3"/>
    <w:basedOn w:val="Normal"/>
    <w:autoRedefine/>
    <w:semiHidden/>
    <w:rsid w:val="0028292E"/>
    <w:pPr>
      <w:tabs>
        <w:tab w:val="num" w:pos="926"/>
      </w:tabs>
      <w:ind w:left="926" w:hanging="360"/>
    </w:pPr>
  </w:style>
  <w:style w:type="paragraph" w:styleId="ListBullet4">
    <w:name w:val="List Bullet 4"/>
    <w:basedOn w:val="Normal"/>
    <w:autoRedefine/>
    <w:semiHidden/>
    <w:rsid w:val="0028292E"/>
    <w:pPr>
      <w:tabs>
        <w:tab w:val="num" w:pos="1209"/>
      </w:tabs>
      <w:ind w:left="1209" w:hanging="360"/>
    </w:pPr>
  </w:style>
  <w:style w:type="paragraph" w:styleId="ListBullet5">
    <w:name w:val="List Bullet 5"/>
    <w:basedOn w:val="Normal"/>
    <w:autoRedefine/>
    <w:semiHidden/>
    <w:rsid w:val="00105376"/>
    <w:pPr>
      <w:tabs>
        <w:tab w:val="num" w:pos="1492"/>
      </w:tabs>
      <w:spacing w:before="120" w:after="120"/>
    </w:pPr>
    <w:rPr>
      <w:rFonts w:cs="Arial"/>
      <w:b/>
      <w:szCs w:val="21"/>
    </w:rPr>
  </w:style>
  <w:style w:type="numbering" w:styleId="ArticleSection">
    <w:name w:val="Outline List 3"/>
    <w:basedOn w:val="NoList"/>
    <w:semiHidden/>
    <w:rsid w:val="00342D3D"/>
    <w:pPr>
      <w:numPr>
        <w:numId w:val="8"/>
      </w:numPr>
    </w:pPr>
  </w:style>
  <w:style w:type="paragraph" w:styleId="Closing">
    <w:name w:val="Closing"/>
    <w:basedOn w:val="Normal"/>
    <w:semiHidden/>
    <w:rsid w:val="00342D3D"/>
    <w:pPr>
      <w:ind w:left="4252"/>
    </w:pPr>
  </w:style>
  <w:style w:type="paragraph" w:styleId="Date">
    <w:name w:val="Date"/>
    <w:basedOn w:val="Normal"/>
    <w:next w:val="Normal"/>
    <w:semiHidden/>
    <w:rsid w:val="00342D3D"/>
  </w:style>
  <w:style w:type="paragraph" w:styleId="E-mailSignature">
    <w:name w:val="E-mail Signature"/>
    <w:basedOn w:val="Normal"/>
    <w:semiHidden/>
    <w:rsid w:val="00342D3D"/>
  </w:style>
  <w:style w:type="character" w:styleId="Emphasis">
    <w:name w:val="Emphasis"/>
    <w:basedOn w:val="DefaultParagraphFont"/>
    <w:uiPriority w:val="20"/>
    <w:qFormat/>
    <w:rsid w:val="00342D3D"/>
    <w:rPr>
      <w:i/>
      <w:iCs/>
    </w:rPr>
  </w:style>
  <w:style w:type="paragraph" w:styleId="EnvelopeAddress">
    <w:name w:val="envelope address"/>
    <w:basedOn w:val="Normal"/>
    <w:semiHidden/>
    <w:rsid w:val="00342D3D"/>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342D3D"/>
    <w:rPr>
      <w:rFonts w:cs="Arial"/>
    </w:rPr>
  </w:style>
  <w:style w:type="character" w:styleId="HTMLAcronym">
    <w:name w:val="HTML Acronym"/>
    <w:basedOn w:val="DefaultParagraphFont"/>
    <w:semiHidden/>
    <w:rsid w:val="00342D3D"/>
  </w:style>
  <w:style w:type="paragraph" w:styleId="HTMLAddress">
    <w:name w:val="HTML Address"/>
    <w:basedOn w:val="Normal"/>
    <w:semiHidden/>
    <w:rsid w:val="00342D3D"/>
    <w:rPr>
      <w:i/>
      <w:iCs/>
    </w:rPr>
  </w:style>
  <w:style w:type="character" w:styleId="HTMLCite">
    <w:name w:val="HTML Cite"/>
    <w:basedOn w:val="DefaultParagraphFont"/>
    <w:semiHidden/>
    <w:rsid w:val="00342D3D"/>
    <w:rPr>
      <w:i/>
      <w:iCs/>
    </w:rPr>
  </w:style>
  <w:style w:type="character" w:styleId="HTMLCode">
    <w:name w:val="HTML Code"/>
    <w:basedOn w:val="DefaultParagraphFont"/>
    <w:semiHidden/>
    <w:rsid w:val="00342D3D"/>
    <w:rPr>
      <w:rFonts w:ascii="Courier New" w:hAnsi="Courier New" w:cs="Courier New"/>
      <w:sz w:val="20"/>
      <w:szCs w:val="20"/>
    </w:rPr>
  </w:style>
  <w:style w:type="character" w:styleId="HTMLDefinition">
    <w:name w:val="HTML Definition"/>
    <w:basedOn w:val="DefaultParagraphFont"/>
    <w:semiHidden/>
    <w:rsid w:val="00342D3D"/>
    <w:rPr>
      <w:i/>
      <w:iCs/>
    </w:rPr>
  </w:style>
  <w:style w:type="character" w:styleId="HTMLKeyboard">
    <w:name w:val="HTML Keyboard"/>
    <w:basedOn w:val="DefaultParagraphFont"/>
    <w:semiHidden/>
    <w:rsid w:val="00342D3D"/>
    <w:rPr>
      <w:rFonts w:ascii="Courier New" w:hAnsi="Courier New" w:cs="Courier New"/>
      <w:sz w:val="20"/>
      <w:szCs w:val="20"/>
    </w:rPr>
  </w:style>
  <w:style w:type="paragraph" w:styleId="HTMLPreformatted">
    <w:name w:val="HTML Preformatted"/>
    <w:basedOn w:val="Normal"/>
    <w:semiHidden/>
    <w:rsid w:val="00342D3D"/>
    <w:rPr>
      <w:rFonts w:ascii="Courier New" w:hAnsi="Courier New" w:cs="Courier New"/>
    </w:rPr>
  </w:style>
  <w:style w:type="character" w:styleId="HTMLSample">
    <w:name w:val="HTML Sample"/>
    <w:basedOn w:val="DefaultParagraphFont"/>
    <w:semiHidden/>
    <w:rsid w:val="00342D3D"/>
    <w:rPr>
      <w:rFonts w:ascii="Courier New" w:hAnsi="Courier New" w:cs="Courier New"/>
    </w:rPr>
  </w:style>
  <w:style w:type="character" w:styleId="HTMLTypewriter">
    <w:name w:val="HTML Typewriter"/>
    <w:basedOn w:val="DefaultParagraphFont"/>
    <w:semiHidden/>
    <w:rsid w:val="00342D3D"/>
    <w:rPr>
      <w:rFonts w:ascii="Courier New" w:hAnsi="Courier New" w:cs="Courier New"/>
      <w:sz w:val="20"/>
      <w:szCs w:val="20"/>
    </w:rPr>
  </w:style>
  <w:style w:type="character" w:styleId="HTMLVariable">
    <w:name w:val="HTML Variable"/>
    <w:basedOn w:val="DefaultParagraphFont"/>
    <w:semiHidden/>
    <w:rsid w:val="00342D3D"/>
    <w:rPr>
      <w:i/>
      <w:iCs/>
    </w:rPr>
  </w:style>
  <w:style w:type="character" w:styleId="LineNumber">
    <w:name w:val="line number"/>
    <w:basedOn w:val="DefaultParagraphFont"/>
    <w:semiHidden/>
    <w:rsid w:val="00342D3D"/>
  </w:style>
  <w:style w:type="paragraph" w:styleId="List">
    <w:name w:val="List"/>
    <w:basedOn w:val="Normal"/>
    <w:semiHidden/>
    <w:rsid w:val="00342D3D"/>
    <w:pPr>
      <w:ind w:left="283" w:hanging="283"/>
    </w:pPr>
  </w:style>
  <w:style w:type="paragraph" w:styleId="List2">
    <w:name w:val="List 2"/>
    <w:basedOn w:val="Normal"/>
    <w:semiHidden/>
    <w:rsid w:val="00342D3D"/>
    <w:pPr>
      <w:ind w:left="566" w:hanging="283"/>
    </w:pPr>
  </w:style>
  <w:style w:type="paragraph" w:styleId="List3">
    <w:name w:val="List 3"/>
    <w:basedOn w:val="Normal"/>
    <w:semiHidden/>
    <w:rsid w:val="00342D3D"/>
    <w:pPr>
      <w:ind w:left="849" w:hanging="283"/>
    </w:pPr>
  </w:style>
  <w:style w:type="paragraph" w:styleId="List4">
    <w:name w:val="List 4"/>
    <w:basedOn w:val="Normal"/>
    <w:semiHidden/>
    <w:rsid w:val="00342D3D"/>
    <w:pPr>
      <w:ind w:left="1132" w:hanging="283"/>
    </w:pPr>
  </w:style>
  <w:style w:type="paragraph" w:styleId="List5">
    <w:name w:val="List 5"/>
    <w:basedOn w:val="Normal"/>
    <w:semiHidden/>
    <w:rsid w:val="00342D3D"/>
    <w:pPr>
      <w:ind w:left="1415" w:hanging="283"/>
    </w:pPr>
  </w:style>
  <w:style w:type="paragraph" w:styleId="ListContinue">
    <w:name w:val="List Continue"/>
    <w:basedOn w:val="Normal"/>
    <w:semiHidden/>
    <w:rsid w:val="00342D3D"/>
    <w:pPr>
      <w:spacing w:after="120"/>
      <w:ind w:left="283"/>
    </w:pPr>
  </w:style>
  <w:style w:type="paragraph" w:styleId="ListContinue2">
    <w:name w:val="List Continue 2"/>
    <w:basedOn w:val="Normal"/>
    <w:semiHidden/>
    <w:rsid w:val="00342D3D"/>
    <w:pPr>
      <w:spacing w:after="120"/>
      <w:ind w:left="566"/>
    </w:pPr>
  </w:style>
  <w:style w:type="paragraph" w:styleId="ListContinue3">
    <w:name w:val="List Continue 3"/>
    <w:basedOn w:val="Normal"/>
    <w:semiHidden/>
    <w:rsid w:val="00342D3D"/>
    <w:pPr>
      <w:spacing w:after="120"/>
      <w:ind w:left="849"/>
    </w:pPr>
  </w:style>
  <w:style w:type="paragraph" w:styleId="ListContinue4">
    <w:name w:val="List Continue 4"/>
    <w:basedOn w:val="Normal"/>
    <w:semiHidden/>
    <w:rsid w:val="00342D3D"/>
    <w:pPr>
      <w:spacing w:after="120"/>
      <w:ind w:left="1132"/>
    </w:pPr>
  </w:style>
  <w:style w:type="paragraph" w:styleId="ListContinue5">
    <w:name w:val="List Continue 5"/>
    <w:basedOn w:val="Normal"/>
    <w:semiHidden/>
    <w:rsid w:val="00342D3D"/>
    <w:pPr>
      <w:spacing w:after="120"/>
      <w:ind w:left="1415"/>
    </w:pPr>
  </w:style>
  <w:style w:type="paragraph" w:styleId="ListNumber">
    <w:name w:val="List Number"/>
    <w:basedOn w:val="BodyText"/>
    <w:qFormat/>
    <w:rsid w:val="00342D3D"/>
    <w:pPr>
      <w:numPr>
        <w:numId w:val="1"/>
      </w:numPr>
    </w:pPr>
  </w:style>
  <w:style w:type="paragraph" w:styleId="ListNumber2">
    <w:name w:val="List Number 2"/>
    <w:basedOn w:val="Normal"/>
    <w:semiHidden/>
    <w:rsid w:val="00342D3D"/>
    <w:pPr>
      <w:numPr>
        <w:numId w:val="2"/>
      </w:numPr>
    </w:pPr>
  </w:style>
  <w:style w:type="paragraph" w:styleId="ListNumber3">
    <w:name w:val="List Number 3"/>
    <w:basedOn w:val="Normal"/>
    <w:semiHidden/>
    <w:rsid w:val="00342D3D"/>
    <w:pPr>
      <w:numPr>
        <w:numId w:val="3"/>
      </w:numPr>
    </w:pPr>
  </w:style>
  <w:style w:type="paragraph" w:styleId="ListNumber4">
    <w:name w:val="List Number 4"/>
    <w:basedOn w:val="Normal"/>
    <w:semiHidden/>
    <w:rsid w:val="00342D3D"/>
    <w:pPr>
      <w:numPr>
        <w:numId w:val="4"/>
      </w:numPr>
    </w:pPr>
  </w:style>
  <w:style w:type="paragraph" w:styleId="ListNumber5">
    <w:name w:val="List Number 5"/>
    <w:basedOn w:val="Normal"/>
    <w:semiHidden/>
    <w:rsid w:val="00342D3D"/>
    <w:pPr>
      <w:numPr>
        <w:numId w:val="5"/>
      </w:numPr>
    </w:pPr>
  </w:style>
  <w:style w:type="paragraph" w:styleId="MessageHeader">
    <w:name w:val="Message Header"/>
    <w:basedOn w:val="Normal"/>
    <w:semiHidden/>
    <w:rsid w:val="00342D3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Indent">
    <w:name w:val="Normal Indent"/>
    <w:basedOn w:val="Normal"/>
    <w:semiHidden/>
    <w:rsid w:val="00342D3D"/>
    <w:pPr>
      <w:ind w:left="720"/>
    </w:pPr>
  </w:style>
  <w:style w:type="paragraph" w:customStyle="1" w:styleId="NoteHeading1">
    <w:name w:val="Note Heading1"/>
    <w:basedOn w:val="Normal"/>
    <w:next w:val="Normal"/>
    <w:semiHidden/>
    <w:rsid w:val="00342D3D"/>
  </w:style>
  <w:style w:type="paragraph" w:styleId="PlainText">
    <w:name w:val="Plain Text"/>
    <w:basedOn w:val="Normal"/>
    <w:semiHidden/>
    <w:rsid w:val="00342D3D"/>
    <w:rPr>
      <w:rFonts w:ascii="Courier New" w:hAnsi="Courier New" w:cs="Courier New"/>
    </w:rPr>
  </w:style>
  <w:style w:type="paragraph" w:styleId="Signature">
    <w:name w:val="Signature"/>
    <w:basedOn w:val="Normal"/>
    <w:semiHidden/>
    <w:rsid w:val="00342D3D"/>
    <w:pPr>
      <w:ind w:left="4252"/>
    </w:pPr>
  </w:style>
  <w:style w:type="paragraph" w:styleId="Subtitle">
    <w:name w:val="Subtitle"/>
    <w:basedOn w:val="Normal"/>
    <w:semiHidden/>
    <w:qFormat/>
    <w:rsid w:val="00342D3D"/>
    <w:pPr>
      <w:spacing w:after="60"/>
      <w:jc w:val="center"/>
      <w:outlineLvl w:val="1"/>
    </w:pPr>
    <w:rPr>
      <w:rFonts w:cs="Arial"/>
      <w:sz w:val="24"/>
      <w:szCs w:val="24"/>
    </w:rPr>
  </w:style>
  <w:style w:type="table" w:styleId="Table3Deffects1">
    <w:name w:val="Table 3D effects 1"/>
    <w:basedOn w:val="TableNormal"/>
    <w:semiHidden/>
    <w:rsid w:val="00342D3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42D3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42D3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42D3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42D3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42D3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42D3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42D3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42D3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42D3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42D3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42D3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42D3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42D3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42D3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42D3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42D3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342D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42D3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42D3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42D3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42D3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42D3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42D3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42D3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42D3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42D3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42D3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42D3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42D3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42D3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42D3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42D3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42D3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42D3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42D3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42D3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42D3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42D3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42D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42D3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42D3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42D3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qFormat/>
    <w:rsid w:val="00342D3D"/>
    <w:pPr>
      <w:spacing w:before="240" w:after="60"/>
      <w:jc w:val="center"/>
      <w:outlineLvl w:val="0"/>
    </w:pPr>
    <w:rPr>
      <w:rFonts w:cs="Arial"/>
      <w:b/>
      <w:bCs/>
      <w:kern w:val="28"/>
      <w:sz w:val="32"/>
      <w:szCs w:val="32"/>
    </w:rPr>
  </w:style>
  <w:style w:type="character" w:customStyle="1" w:styleId="GT">
    <w:name w:val="G+T"/>
    <w:basedOn w:val="DefaultParagraphFont"/>
    <w:rsid w:val="00F06335"/>
    <w:rPr>
      <w:rFonts w:ascii="Arial" w:hAnsi="Arial" w:cs="Arial"/>
      <w:color w:val="0047BB"/>
      <w:sz w:val="14"/>
      <w:szCs w:val="18"/>
    </w:rPr>
  </w:style>
  <w:style w:type="paragraph" w:customStyle="1" w:styleId="Heading">
    <w:name w:val="Heading"/>
    <w:basedOn w:val="Heading1"/>
    <w:next w:val="BodyText"/>
    <w:qFormat/>
    <w:rsid w:val="00342D3D"/>
    <w:pPr>
      <w:pBdr>
        <w:top w:val="single" w:sz="4" w:space="6" w:color="auto"/>
      </w:pBdr>
    </w:pPr>
  </w:style>
  <w:style w:type="paragraph" w:customStyle="1" w:styleId="Subheading">
    <w:name w:val="Subheading"/>
    <w:basedOn w:val="Heading2"/>
    <w:next w:val="BodyText"/>
    <w:qFormat/>
    <w:rsid w:val="00342D3D"/>
    <w:pPr>
      <w:ind w:left="1134" w:hanging="567"/>
    </w:pPr>
  </w:style>
  <w:style w:type="paragraph" w:customStyle="1" w:styleId="Heading1Signing">
    <w:name w:val="Heading 1 Signing"/>
    <w:basedOn w:val="Heading1"/>
    <w:next w:val="Normal"/>
    <w:rsid w:val="00FF4651"/>
    <w:pPr>
      <w:pBdr>
        <w:top w:val="single" w:sz="4" w:space="6" w:color="auto"/>
      </w:pBdr>
    </w:pPr>
  </w:style>
  <w:style w:type="paragraph" w:customStyle="1" w:styleId="DeedTOC">
    <w:name w:val="Deed_TOC"/>
    <w:basedOn w:val="Normal"/>
    <w:rsid w:val="00FF4651"/>
    <w:pPr>
      <w:pBdr>
        <w:top w:val="single" w:sz="4" w:space="6" w:color="000000"/>
      </w:pBdr>
      <w:tabs>
        <w:tab w:val="left" w:pos="1134"/>
        <w:tab w:val="right" w:pos="7655"/>
      </w:tabs>
      <w:spacing w:after="240" w:line="260" w:lineRule="atLeast"/>
      <w:ind w:firstLine="567"/>
    </w:pPr>
    <w:rPr>
      <w:b/>
      <w:bCs/>
      <w:color w:val="0047BB"/>
      <w:sz w:val="28"/>
      <w:szCs w:val="28"/>
    </w:rPr>
  </w:style>
  <w:style w:type="paragraph" w:customStyle="1" w:styleId="DeedHeading">
    <w:name w:val="Deed_Heading"/>
    <w:basedOn w:val="Normal"/>
    <w:rsid w:val="008E27E0"/>
    <w:pPr>
      <w:pBdr>
        <w:top w:val="single" w:sz="24" w:space="7" w:color="0047BB"/>
      </w:pBdr>
      <w:spacing w:line="440" w:lineRule="exact"/>
    </w:pPr>
    <w:rPr>
      <w:rFonts w:ascii="Arial Black" w:hAnsi="Arial Black"/>
      <w:sz w:val="44"/>
    </w:rPr>
  </w:style>
  <w:style w:type="table" w:customStyle="1" w:styleId="GTTable">
    <w:name w:val="G+T Table"/>
    <w:basedOn w:val="TableGrid"/>
    <w:rsid w:val="00E03310"/>
    <w:pPr>
      <w:spacing w:before="60" w:after="60" w:line="240" w:lineRule="auto"/>
    </w:pPr>
    <w:tblPr>
      <w:tblStyleRowBandSize w:val="1"/>
      <w:tblInd w:w="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pPr>
        <w:keepNext/>
        <w:keepLines w:val="0"/>
        <w:pageBreakBefore w:val="0"/>
        <w:widowControl/>
        <w:suppressLineNumbers w:val="0"/>
        <w:suppressAutoHyphens w:val="0"/>
        <w:wordWrap/>
      </w:pPr>
      <w:rPr>
        <w:rFonts w:ascii="Arial Bold" w:hAnsi="Arial Bold"/>
        <w:b/>
        <w:color w:val="FFFFFF" w:themeColor="background1"/>
      </w:rPr>
      <w:tblPr/>
      <w:tcPr>
        <w:tcBorders>
          <w:top w:val="single" w:sz="8" w:space="0" w:color="auto"/>
          <w:left w:val="single" w:sz="8" w:space="0" w:color="auto"/>
          <w:bottom w:val="single" w:sz="8" w:space="0" w:color="auto"/>
          <w:right w:val="single" w:sz="8" w:space="0" w:color="auto"/>
          <w:insideH w:val="single" w:sz="6" w:space="0" w:color="auto"/>
          <w:insideV w:val="single" w:sz="6" w:space="0" w:color="auto"/>
        </w:tcBorders>
        <w:shd w:val="clear" w:color="auto" w:fill="0047BB"/>
      </w:tcPr>
    </w:tblStylePr>
    <w:tblStylePr w:type="lastRow">
      <w:pPr>
        <w:keepNext w:val="0"/>
        <w:keepLines w:val="0"/>
        <w:pageBreakBefore w:val="0"/>
        <w:widowControl/>
        <w:suppressLineNumbers w:val="0"/>
        <w:suppressAutoHyphens w:val="0"/>
        <w:wordWrap/>
      </w:pPr>
    </w:tblStylePr>
    <w:tblStylePr w:type="band1Horz">
      <w:pPr>
        <w:keepNext w:val="0"/>
        <w:keepLines w:val="0"/>
        <w:pageBreakBefore w:val="0"/>
        <w:widowControl/>
        <w:suppressLineNumbers w:val="0"/>
        <w:suppressAutoHyphens w:val="0"/>
        <w:wordWrap/>
      </w:pPr>
    </w:tblStylePr>
    <w:tblStylePr w:type="band2Horz">
      <w:pPr>
        <w:keepNext w:val="0"/>
        <w:keepLines w:val="0"/>
        <w:pageBreakBefore w:val="0"/>
        <w:widowControl/>
        <w:suppressLineNumbers w:val="0"/>
        <w:suppressAutoHyphens w:val="0"/>
        <w:wordWrap/>
      </w:pPr>
    </w:tblStylePr>
  </w:style>
  <w:style w:type="paragraph" w:customStyle="1" w:styleId="Sch3">
    <w:name w:val="Sch 3"/>
    <w:basedOn w:val="Heading3"/>
    <w:qFormat/>
    <w:rsid w:val="00342D3D"/>
    <w:pPr>
      <w:numPr>
        <w:ilvl w:val="3"/>
        <w:numId w:val="13"/>
      </w:numPr>
    </w:pPr>
  </w:style>
  <w:style w:type="paragraph" w:customStyle="1" w:styleId="Sch4">
    <w:name w:val="Sch 4"/>
    <w:basedOn w:val="Heading4"/>
    <w:qFormat/>
    <w:rsid w:val="00CF0C9B"/>
    <w:pPr>
      <w:numPr>
        <w:ilvl w:val="4"/>
        <w:numId w:val="13"/>
      </w:numPr>
    </w:pPr>
  </w:style>
  <w:style w:type="paragraph" w:customStyle="1" w:styleId="Sch5">
    <w:name w:val="Sch 5"/>
    <w:basedOn w:val="Heading5"/>
    <w:qFormat/>
    <w:rsid w:val="00CF0C9B"/>
    <w:pPr>
      <w:numPr>
        <w:ilvl w:val="5"/>
        <w:numId w:val="13"/>
      </w:numPr>
    </w:pPr>
  </w:style>
  <w:style w:type="character" w:customStyle="1" w:styleId="Partreference">
    <w:name w:val="Part reference"/>
    <w:basedOn w:val="DefaultParagraphFont"/>
    <w:rsid w:val="00342D3D"/>
    <w:rPr>
      <w:b/>
      <w:sz w:val="16"/>
      <w:szCs w:val="16"/>
    </w:rPr>
  </w:style>
  <w:style w:type="numbering" w:styleId="1ai">
    <w:name w:val="Outline List 1"/>
    <w:basedOn w:val="NoList"/>
    <w:semiHidden/>
    <w:rsid w:val="00342D3D"/>
    <w:pPr>
      <w:numPr>
        <w:numId w:val="6"/>
      </w:numPr>
    </w:pPr>
  </w:style>
  <w:style w:type="paragraph" w:styleId="BodyText2">
    <w:name w:val="Body Text 2"/>
    <w:basedOn w:val="Normal"/>
    <w:semiHidden/>
    <w:rsid w:val="00342D3D"/>
    <w:pPr>
      <w:spacing w:after="120" w:line="480" w:lineRule="auto"/>
    </w:pPr>
  </w:style>
  <w:style w:type="paragraph" w:styleId="BodyText3">
    <w:name w:val="Body Text 3"/>
    <w:basedOn w:val="Normal"/>
    <w:semiHidden/>
    <w:rsid w:val="00342D3D"/>
    <w:pPr>
      <w:spacing w:after="120"/>
    </w:pPr>
    <w:rPr>
      <w:sz w:val="16"/>
      <w:szCs w:val="16"/>
    </w:rPr>
  </w:style>
  <w:style w:type="paragraph" w:styleId="BodyTextFirstIndent">
    <w:name w:val="Body Text First Indent"/>
    <w:basedOn w:val="BodyText"/>
    <w:semiHidden/>
    <w:rsid w:val="00342D3D"/>
    <w:pPr>
      <w:spacing w:after="120"/>
      <w:ind w:left="0" w:firstLine="210"/>
    </w:pPr>
  </w:style>
  <w:style w:type="paragraph" w:styleId="BodyTextIndent">
    <w:name w:val="Body Text Indent"/>
    <w:basedOn w:val="Normal"/>
    <w:semiHidden/>
    <w:rsid w:val="00342D3D"/>
    <w:pPr>
      <w:spacing w:after="120"/>
      <w:ind w:left="283"/>
    </w:pPr>
  </w:style>
  <w:style w:type="paragraph" w:styleId="BodyTextFirstIndent2">
    <w:name w:val="Body Text First Indent 2"/>
    <w:basedOn w:val="BodyTextIndent"/>
    <w:semiHidden/>
    <w:rsid w:val="00342D3D"/>
    <w:pPr>
      <w:ind w:firstLine="210"/>
    </w:pPr>
  </w:style>
  <w:style w:type="paragraph" w:styleId="BodyTextIndent2">
    <w:name w:val="Body Text Indent 2"/>
    <w:basedOn w:val="Normal"/>
    <w:semiHidden/>
    <w:rsid w:val="00342D3D"/>
    <w:pPr>
      <w:spacing w:after="120" w:line="480" w:lineRule="auto"/>
      <w:ind w:left="283"/>
    </w:pPr>
  </w:style>
  <w:style w:type="paragraph" w:styleId="BodyTextIndent3">
    <w:name w:val="Body Text Indent 3"/>
    <w:basedOn w:val="Normal"/>
    <w:semiHidden/>
    <w:rsid w:val="00342D3D"/>
    <w:pPr>
      <w:spacing w:after="120"/>
      <w:ind w:left="283"/>
    </w:pPr>
    <w:rPr>
      <w:sz w:val="16"/>
      <w:szCs w:val="16"/>
    </w:rPr>
  </w:style>
  <w:style w:type="character" w:customStyle="1" w:styleId="HeaderChar">
    <w:name w:val="Header Char"/>
    <w:aliases w:val=" HR Char"/>
    <w:basedOn w:val="DefaultParagraphFont"/>
    <w:link w:val="Header"/>
    <w:uiPriority w:val="99"/>
    <w:rsid w:val="00342D3D"/>
    <w:rPr>
      <w:rFonts w:ascii="Arial" w:hAnsi="Arial"/>
      <w:color w:val="000000"/>
      <w:lang w:eastAsia="en-US"/>
    </w:rPr>
  </w:style>
  <w:style w:type="paragraph" w:customStyle="1" w:styleId="AddressFooter">
    <w:name w:val="Address_Footer"/>
    <w:basedOn w:val="Header"/>
    <w:qFormat/>
    <w:rsid w:val="00342D3D"/>
    <w:pPr>
      <w:spacing w:line="160" w:lineRule="atLeast"/>
    </w:pPr>
    <w:rPr>
      <w:rFonts w:ascii="GillSans" w:hAnsi="GillSans"/>
      <w:sz w:val="14"/>
    </w:rPr>
  </w:style>
  <w:style w:type="paragraph" w:customStyle="1" w:styleId="PrecInstructionNumber">
    <w:name w:val="Prec Instruction Number"/>
    <w:basedOn w:val="Normal"/>
    <w:qFormat/>
    <w:rsid w:val="00342D3D"/>
    <w:pPr>
      <w:numPr>
        <w:numId w:val="14"/>
      </w:numPr>
      <w:tabs>
        <w:tab w:val="left" w:pos="567"/>
        <w:tab w:val="left" w:pos="851"/>
      </w:tabs>
      <w:spacing w:before="60" w:after="60"/>
    </w:pPr>
    <w:rPr>
      <w:sz w:val="16"/>
    </w:rPr>
  </w:style>
  <w:style w:type="paragraph" w:customStyle="1" w:styleId="TextBox">
    <w:name w:val="TextBox"/>
    <w:basedOn w:val="Normal"/>
    <w:rsid w:val="00342D3D"/>
    <w:pPr>
      <w:spacing w:line="220" w:lineRule="exact"/>
    </w:pPr>
    <w:rPr>
      <w:sz w:val="16"/>
    </w:rPr>
  </w:style>
  <w:style w:type="paragraph" w:customStyle="1" w:styleId="PrecBodyText">
    <w:name w:val="Prec_BodyText"/>
    <w:basedOn w:val="BodyText"/>
    <w:rsid w:val="00342D3D"/>
    <w:pPr>
      <w:ind w:left="0"/>
    </w:pPr>
  </w:style>
  <w:style w:type="paragraph" w:customStyle="1" w:styleId="Precheading">
    <w:name w:val="Prec_heading"/>
    <w:basedOn w:val="Normal"/>
    <w:next w:val="BodyText"/>
    <w:rsid w:val="009D56BF"/>
    <w:pPr>
      <w:pBdr>
        <w:top w:val="single" w:sz="6" w:space="9" w:color="auto"/>
      </w:pBdr>
      <w:spacing w:before="480" w:after="120"/>
    </w:pPr>
    <w:rPr>
      <w:rFonts w:cs="Arial"/>
      <w:b/>
      <w:bCs/>
      <w:color w:val="0047BB"/>
      <w:sz w:val="28"/>
    </w:rPr>
  </w:style>
  <w:style w:type="paragraph" w:customStyle="1" w:styleId="Prectitle">
    <w:name w:val="Prec__title"/>
    <w:basedOn w:val="Normal"/>
    <w:rsid w:val="009D56BF"/>
    <w:pPr>
      <w:ind w:right="2552"/>
    </w:pPr>
    <w:rPr>
      <w:rFonts w:cs="Arial"/>
      <w:b/>
      <w:bCs/>
      <w:color w:val="0047BB"/>
      <w:sz w:val="36"/>
    </w:rPr>
  </w:style>
  <w:style w:type="paragraph" w:customStyle="1" w:styleId="PrecCoverListBullet">
    <w:name w:val="Prec Cover List Bullet"/>
    <w:basedOn w:val="ListBullet"/>
    <w:qFormat/>
    <w:rsid w:val="00342D3D"/>
    <w:pPr>
      <w:numPr>
        <w:numId w:val="15"/>
      </w:numPr>
    </w:pPr>
  </w:style>
  <w:style w:type="paragraph" w:customStyle="1" w:styleId="PrecCoverListBullet2">
    <w:name w:val="Prec Cover List Bullet 2"/>
    <w:basedOn w:val="PrecCoverListBullet"/>
    <w:qFormat/>
    <w:rsid w:val="00342D3D"/>
    <w:pPr>
      <w:numPr>
        <w:ilvl w:val="1"/>
      </w:numPr>
    </w:pPr>
  </w:style>
  <w:style w:type="paragraph" w:customStyle="1" w:styleId="Instruction">
    <w:name w:val="Instruction"/>
    <w:basedOn w:val="Normal"/>
    <w:qFormat/>
    <w:rsid w:val="00342D3D"/>
    <w:pPr>
      <w:tabs>
        <w:tab w:val="num" w:pos="360"/>
      </w:tabs>
      <w:spacing w:before="60" w:after="60"/>
    </w:pPr>
    <w:rPr>
      <w:sz w:val="16"/>
    </w:rPr>
  </w:style>
  <w:style w:type="paragraph" w:customStyle="1" w:styleId="Instruction-Information">
    <w:name w:val="Instruction - Information"/>
    <w:basedOn w:val="Normal"/>
    <w:rsid w:val="00C3500A"/>
    <w:pPr>
      <w:spacing w:before="60" w:after="60" w:line="200" w:lineRule="atLeast"/>
    </w:pPr>
    <w:rPr>
      <w:sz w:val="16"/>
    </w:rPr>
  </w:style>
  <w:style w:type="paragraph" w:customStyle="1" w:styleId="Instruction-Optional">
    <w:name w:val="Instruction - Optional"/>
    <w:basedOn w:val="Normal"/>
    <w:rsid w:val="00C3500A"/>
    <w:pPr>
      <w:spacing w:before="60" w:after="60" w:line="200" w:lineRule="atLeast"/>
    </w:pPr>
    <w:rPr>
      <w:sz w:val="16"/>
    </w:rPr>
  </w:style>
  <w:style w:type="paragraph" w:customStyle="1" w:styleId="Instruction-OptionalEnd">
    <w:name w:val="Instruction - OptionalEnd"/>
    <w:basedOn w:val="Normal"/>
    <w:rsid w:val="00C3500A"/>
    <w:pPr>
      <w:spacing w:before="60" w:after="60" w:line="200" w:lineRule="atLeast"/>
    </w:pPr>
    <w:rPr>
      <w:sz w:val="16"/>
    </w:rPr>
  </w:style>
  <w:style w:type="paragraph" w:customStyle="1" w:styleId="Heading1A">
    <w:name w:val="Heading 1A"/>
    <w:basedOn w:val="Heading1"/>
    <w:next w:val="BodyText"/>
    <w:qFormat/>
    <w:rsid w:val="0073275B"/>
    <w:pPr>
      <w:numPr>
        <w:ilvl w:val="5"/>
      </w:numPr>
    </w:pPr>
  </w:style>
  <w:style w:type="paragraph" w:customStyle="1" w:styleId="Heading2A">
    <w:name w:val="Heading 2A"/>
    <w:basedOn w:val="Heading2"/>
    <w:next w:val="BodyText"/>
    <w:qFormat/>
    <w:rsid w:val="00653098"/>
    <w:pPr>
      <w:numPr>
        <w:ilvl w:val="6"/>
      </w:numPr>
    </w:pPr>
  </w:style>
  <w:style w:type="paragraph" w:customStyle="1" w:styleId="Heading6A">
    <w:name w:val="Heading 6A"/>
    <w:basedOn w:val="Heading1"/>
    <w:next w:val="BodyText"/>
    <w:qFormat/>
    <w:rsid w:val="00AE409E"/>
    <w:pPr>
      <w:numPr>
        <w:ilvl w:val="6"/>
        <w:numId w:val="13"/>
      </w:numPr>
      <w:tabs>
        <w:tab w:val="left" w:pos="2268"/>
      </w:tabs>
    </w:pPr>
  </w:style>
  <w:style w:type="paragraph" w:customStyle="1" w:styleId="Heading3A">
    <w:name w:val="Heading 3A"/>
    <w:basedOn w:val="Heading3"/>
    <w:qFormat/>
    <w:rsid w:val="00214ECA"/>
    <w:pPr>
      <w:numPr>
        <w:ilvl w:val="7"/>
      </w:numPr>
    </w:pPr>
  </w:style>
  <w:style w:type="paragraph" w:customStyle="1" w:styleId="Heading3aa">
    <w:name w:val="Heading 3 aa"/>
    <w:basedOn w:val="BodyText"/>
    <w:qFormat/>
    <w:rsid w:val="00D46C34"/>
    <w:pPr>
      <w:ind w:left="0"/>
    </w:pPr>
  </w:style>
  <w:style w:type="paragraph" w:customStyle="1" w:styleId="Sch1A">
    <w:name w:val="Sch 1A"/>
    <w:basedOn w:val="Sch1"/>
    <w:qFormat/>
    <w:rsid w:val="00B0388A"/>
    <w:pPr>
      <w:numPr>
        <w:ilvl w:val="7"/>
      </w:numPr>
    </w:pPr>
  </w:style>
  <w:style w:type="paragraph" w:customStyle="1" w:styleId="Sch2A">
    <w:name w:val="Sch 2A"/>
    <w:basedOn w:val="Sch2"/>
    <w:next w:val="BodyText"/>
    <w:qFormat/>
    <w:rsid w:val="00B0388A"/>
    <w:pPr>
      <w:numPr>
        <w:ilvl w:val="8"/>
      </w:numPr>
    </w:pPr>
  </w:style>
  <w:style w:type="paragraph" w:customStyle="1" w:styleId="Sch3A">
    <w:name w:val="Sch 3A"/>
    <w:basedOn w:val="Sch3"/>
    <w:qFormat/>
    <w:rsid w:val="00B0388A"/>
  </w:style>
  <w:style w:type="paragraph" w:customStyle="1" w:styleId="Sch4A">
    <w:name w:val="Sch 4A"/>
    <w:basedOn w:val="Sch4"/>
    <w:qFormat/>
    <w:rsid w:val="00B0388A"/>
  </w:style>
  <w:style w:type="paragraph" w:customStyle="1" w:styleId="Sch5A">
    <w:name w:val="Sch 5A"/>
    <w:basedOn w:val="Sch5"/>
    <w:qFormat/>
    <w:rsid w:val="00B0388A"/>
  </w:style>
  <w:style w:type="paragraph" w:customStyle="1" w:styleId="SchTitleHeading">
    <w:name w:val="Sch Title Heading"/>
    <w:basedOn w:val="Heading1"/>
    <w:next w:val="BodyText"/>
    <w:qFormat/>
    <w:rsid w:val="00FD1BE5"/>
    <w:pPr>
      <w:tabs>
        <w:tab w:val="num" w:pos="2410"/>
      </w:tabs>
      <w:ind w:firstLine="567"/>
    </w:pPr>
  </w:style>
  <w:style w:type="paragraph" w:styleId="Footer">
    <w:name w:val="footer"/>
    <w:basedOn w:val="Normal"/>
    <w:link w:val="FooterChar"/>
    <w:uiPriority w:val="99"/>
    <w:rsid w:val="003F0327"/>
    <w:pPr>
      <w:tabs>
        <w:tab w:val="center" w:pos="4513"/>
        <w:tab w:val="right" w:pos="9026"/>
      </w:tabs>
      <w:spacing w:line="240" w:lineRule="auto"/>
    </w:pPr>
    <w:rPr>
      <w:sz w:val="14"/>
    </w:rPr>
  </w:style>
  <w:style w:type="character" w:customStyle="1" w:styleId="FooterChar">
    <w:name w:val="Footer Char"/>
    <w:basedOn w:val="DefaultParagraphFont"/>
    <w:link w:val="Footer"/>
    <w:uiPriority w:val="99"/>
    <w:rsid w:val="003F0327"/>
    <w:rPr>
      <w:rFonts w:ascii="Arial" w:hAnsi="Arial"/>
      <w:color w:val="000000"/>
      <w:sz w:val="14"/>
      <w:lang w:eastAsia="en-US"/>
    </w:rPr>
  </w:style>
  <w:style w:type="paragraph" w:customStyle="1" w:styleId="xFooter">
    <w:name w:val="xFooter"/>
    <w:basedOn w:val="Normal"/>
    <w:qFormat/>
    <w:rsid w:val="00F06335"/>
    <w:pPr>
      <w:tabs>
        <w:tab w:val="right" w:pos="9072"/>
      </w:tabs>
      <w:spacing w:before="120" w:after="120"/>
      <w:ind w:left="-113"/>
    </w:pPr>
    <w:rPr>
      <w:sz w:val="14"/>
    </w:rPr>
  </w:style>
  <w:style w:type="paragraph" w:styleId="NoSpacing">
    <w:name w:val="No Spacing"/>
    <w:link w:val="NoSpacingChar"/>
    <w:uiPriority w:val="1"/>
    <w:qFormat/>
    <w:rsid w:val="002302AD"/>
    <w:rPr>
      <w:rFonts w:ascii="Calibri" w:hAnsi="Calibri"/>
      <w:sz w:val="22"/>
      <w:szCs w:val="22"/>
      <w:lang w:val="en-US" w:eastAsia="en-US"/>
    </w:rPr>
  </w:style>
  <w:style w:type="character" w:customStyle="1" w:styleId="NoSpacingChar">
    <w:name w:val="No Spacing Char"/>
    <w:link w:val="NoSpacing"/>
    <w:uiPriority w:val="1"/>
    <w:rsid w:val="002302AD"/>
    <w:rPr>
      <w:rFonts w:ascii="Calibri" w:hAnsi="Calibri"/>
      <w:sz w:val="22"/>
      <w:szCs w:val="22"/>
      <w:lang w:val="en-US" w:eastAsia="en-US"/>
    </w:rPr>
  </w:style>
  <w:style w:type="paragraph" w:customStyle="1" w:styleId="TextStyle">
    <w:name w:val="TextStyle"/>
    <w:basedOn w:val="Normal"/>
    <w:rsid w:val="00C01CDC"/>
    <w:pPr>
      <w:spacing w:line="240" w:lineRule="auto"/>
      <w:ind w:left="720"/>
    </w:pPr>
    <w:rPr>
      <w:rFonts w:ascii="Lucida Sans Unicode" w:hAnsi="Lucida Sans Unicode"/>
      <w:szCs w:val="24"/>
      <w:lang w:val="en-US"/>
    </w:rPr>
  </w:style>
  <w:style w:type="paragraph" w:customStyle="1" w:styleId="Header1">
    <w:name w:val="Header1"/>
    <w:rsid w:val="00C01CDC"/>
    <w:pPr>
      <w:numPr>
        <w:numId w:val="20"/>
      </w:numPr>
    </w:pPr>
    <w:rPr>
      <w:rFonts w:ascii="Trebuchet MS" w:hAnsi="Trebuchet MS"/>
      <w:b/>
      <w:bCs/>
      <w:color w:val="666699"/>
      <w:sz w:val="24"/>
      <w:szCs w:val="24"/>
      <w:lang w:val="en-US" w:eastAsia="en-US"/>
    </w:rPr>
  </w:style>
  <w:style w:type="paragraph" w:customStyle="1" w:styleId="tty80">
    <w:name w:val="tty80"/>
    <w:basedOn w:val="Normal"/>
    <w:rsid w:val="00AE7365"/>
    <w:pPr>
      <w:spacing w:line="240" w:lineRule="auto"/>
    </w:pPr>
    <w:rPr>
      <w:rFonts w:ascii="Courier New" w:hAnsi="Courier New"/>
      <w:lang w:val="en-US"/>
    </w:rPr>
  </w:style>
  <w:style w:type="paragraph" w:customStyle="1" w:styleId="ColorfulList-Accent11">
    <w:name w:val="Colorful List - Accent 11"/>
    <w:basedOn w:val="Normal"/>
    <w:uiPriority w:val="34"/>
    <w:qFormat/>
    <w:rsid w:val="00C942D8"/>
    <w:pPr>
      <w:spacing w:after="200" w:line="276" w:lineRule="auto"/>
      <w:ind w:left="720"/>
      <w:contextualSpacing/>
    </w:pPr>
    <w:rPr>
      <w:rFonts w:ascii="Calibri" w:eastAsia="Calibri" w:hAnsi="Calibri"/>
      <w:sz w:val="22"/>
      <w:szCs w:val="22"/>
      <w:lang w:val="en-US"/>
    </w:rPr>
  </w:style>
  <w:style w:type="paragraph" w:customStyle="1" w:styleId="TMLBodyCopy">
    <w:name w:val="TML Body Copy"/>
    <w:basedOn w:val="Normal"/>
    <w:link w:val="TMLBodyCopyChar"/>
    <w:qFormat/>
    <w:rsid w:val="004C53D1"/>
    <w:pPr>
      <w:tabs>
        <w:tab w:val="left" w:pos="4896"/>
      </w:tabs>
      <w:spacing w:before="60" w:after="120" w:line="276" w:lineRule="auto"/>
    </w:pPr>
    <w:rPr>
      <w:rFonts w:ascii="Franklin Gothic Book" w:eastAsia="MS Mincho" w:hAnsi="Franklin Gothic Book"/>
      <w:color w:val="626464"/>
      <w:sz w:val="18"/>
      <w:szCs w:val="24"/>
      <w:lang w:val="en-GB"/>
    </w:rPr>
  </w:style>
  <w:style w:type="character" w:customStyle="1" w:styleId="TMLBodyCopyChar">
    <w:name w:val="TML Body Copy Char"/>
    <w:link w:val="TMLBodyCopy"/>
    <w:rsid w:val="004C53D1"/>
    <w:rPr>
      <w:rFonts w:ascii="Franklin Gothic Book" w:eastAsia="MS Mincho" w:hAnsi="Franklin Gothic Book"/>
      <w:color w:val="626464"/>
      <w:sz w:val="18"/>
      <w:szCs w:val="24"/>
      <w:lang w:val="en-GB" w:eastAsia="en-US"/>
    </w:rPr>
  </w:style>
  <w:style w:type="table" w:styleId="LightList-Accent6">
    <w:name w:val="Light List Accent 6"/>
    <w:basedOn w:val="TableNormal"/>
    <w:uiPriority w:val="61"/>
    <w:rsid w:val="004C53D1"/>
    <w:rPr>
      <w:rFonts w:ascii="Franklin Gothic Book" w:eastAsia="MS Mincho" w:hAnsi="Franklin Gothic Book"/>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paragraph" w:customStyle="1" w:styleId="FO1Legal">
    <w:name w:val="FO_1 (Legal)"/>
    <w:basedOn w:val="Normal"/>
    <w:rsid w:val="008D02DB"/>
    <w:pPr>
      <w:spacing w:after="240" w:line="264" w:lineRule="auto"/>
      <w:ind w:left="720"/>
    </w:pPr>
    <w:rPr>
      <w:rFonts w:cs="Arial"/>
      <w:sz w:val="21"/>
      <w:lang w:eastAsia="en-AU"/>
    </w:rPr>
  </w:style>
  <w:style w:type="paragraph" w:styleId="ListParagraph">
    <w:name w:val="List Paragraph"/>
    <w:basedOn w:val="Normal"/>
    <w:uiPriority w:val="34"/>
    <w:qFormat/>
    <w:rsid w:val="001E0D9E"/>
    <w:pPr>
      <w:spacing w:line="240" w:lineRule="auto"/>
      <w:ind w:left="720"/>
      <w:contextualSpacing/>
    </w:pPr>
    <w:rPr>
      <w:color w:val="000000"/>
    </w:rPr>
  </w:style>
  <w:style w:type="character" w:customStyle="1" w:styleId="UnresolvedMention1">
    <w:name w:val="Unresolved Mention1"/>
    <w:basedOn w:val="DefaultParagraphFont"/>
    <w:rsid w:val="00566FC2"/>
    <w:rPr>
      <w:color w:val="605E5C"/>
      <w:shd w:val="clear" w:color="auto" w:fill="E1DFDD"/>
    </w:rPr>
  </w:style>
  <w:style w:type="paragraph" w:styleId="TOCHeading">
    <w:name w:val="TOC Heading"/>
    <w:basedOn w:val="Heading1"/>
    <w:next w:val="Normal"/>
    <w:uiPriority w:val="39"/>
    <w:unhideWhenUsed/>
    <w:qFormat/>
    <w:rsid w:val="00431720"/>
    <w:pPr>
      <w:keepLines/>
      <w:pBdr>
        <w:top w:val="none" w:sz="0" w:space="0" w:color="auto"/>
      </w:pBd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val="en-US"/>
    </w:rPr>
  </w:style>
  <w:style w:type="paragraph" w:styleId="Revision">
    <w:name w:val="Revision"/>
    <w:hidden/>
    <w:uiPriority w:val="99"/>
    <w:semiHidden/>
    <w:rsid w:val="003B50A1"/>
    <w:rPr>
      <w:rFonts w:ascii="Arial" w:hAnsi="Arial"/>
      <w:lang w:eastAsia="en-US"/>
    </w:rPr>
  </w:style>
  <w:style w:type="character" w:customStyle="1" w:styleId="BodyTextChar">
    <w:name w:val="Body Text Char"/>
    <w:basedOn w:val="DefaultParagraphFont"/>
    <w:link w:val="BodyText"/>
    <w:rsid w:val="00205387"/>
    <w:rPr>
      <w:rFonts w:ascii="Arial" w:hAnsi="Arial"/>
      <w:lang w:eastAsia="en-US"/>
    </w:rPr>
  </w:style>
  <w:style w:type="paragraph" w:customStyle="1" w:styleId="table0">
    <w:name w:val="table"/>
    <w:basedOn w:val="Normal"/>
    <w:qFormat/>
    <w:rsid w:val="00F841D8"/>
    <w:pPr>
      <w:spacing w:before="120" w:after="120" w:line="240" w:lineRule="auto"/>
    </w:pPr>
    <w:rPr>
      <w:rFonts w:ascii="Open Sans" w:eastAsiaTheme="minorHAnsi" w:hAnsi="Open Sans" w:cs="Tahoma"/>
      <w:bCs/>
      <w:color w:val="000000" w:themeColor="text1"/>
      <w:sz w:val="16"/>
      <w:szCs w:val="16"/>
      <w:lang w:val="en-CA" w:eastAsia="en-CA"/>
    </w:rPr>
  </w:style>
  <w:style w:type="table" w:styleId="ListTable4">
    <w:name w:val="List Table 4"/>
    <w:basedOn w:val="TableNormal"/>
    <w:uiPriority w:val="49"/>
    <w:rsid w:val="00F841D8"/>
    <w:pPr>
      <w:ind w:firstLine="360"/>
    </w:pPr>
    <w:rPr>
      <w:rFonts w:asciiTheme="minorHAnsi" w:eastAsiaTheme="minorEastAsia" w:hAnsiTheme="minorHAnsi" w:cstheme="minorBidi"/>
      <w:sz w:val="22"/>
      <w:szCs w:val="22"/>
      <w:lang w:val="en-US"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rsid w:val="009651BF"/>
    <w:rPr>
      <w:color w:val="605E5C"/>
      <w:shd w:val="clear" w:color="auto" w:fill="E1DFDD"/>
    </w:rPr>
  </w:style>
  <w:style w:type="paragraph" w:customStyle="1" w:styleId="heading0">
    <w:name w:val="heading"/>
    <w:basedOn w:val="Normal"/>
    <w:rsid w:val="00EB0578"/>
    <w:pPr>
      <w:spacing w:before="100" w:beforeAutospacing="1" w:after="100" w:afterAutospacing="1" w:line="240" w:lineRule="auto"/>
    </w:pPr>
    <w:rPr>
      <w:rFonts w:ascii="Times New Roman" w:hAnsi="Times New Roman"/>
      <w:sz w:val="24"/>
      <w:szCs w:val="24"/>
      <w:lang w:val="en-IN" w:eastAsia="en-IN"/>
    </w:rPr>
  </w:style>
  <w:style w:type="table" w:styleId="TableGridLight">
    <w:name w:val="Grid Table Light"/>
    <w:basedOn w:val="TableNormal"/>
    <w:uiPriority w:val="40"/>
    <w:rsid w:val="00C95A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95A9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ordsection1">
    <w:name w:val="wordsection1"/>
    <w:basedOn w:val="Normal"/>
    <w:uiPriority w:val="99"/>
    <w:rsid w:val="00EC097D"/>
    <w:pPr>
      <w:spacing w:line="240" w:lineRule="auto"/>
    </w:pPr>
    <w:rPr>
      <w:rFonts w:ascii="Times New Roman" w:eastAsiaTheme="minorHAnsi" w:hAnsi="Times New Roman"/>
      <w:sz w:val="24"/>
      <w:szCs w:val="24"/>
      <w:lang w:val="en-I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0958">
      <w:bodyDiv w:val="1"/>
      <w:marLeft w:val="0"/>
      <w:marRight w:val="0"/>
      <w:marTop w:val="0"/>
      <w:marBottom w:val="0"/>
      <w:divBdr>
        <w:top w:val="none" w:sz="0" w:space="0" w:color="auto"/>
        <w:left w:val="none" w:sz="0" w:space="0" w:color="auto"/>
        <w:bottom w:val="none" w:sz="0" w:space="0" w:color="auto"/>
        <w:right w:val="none" w:sz="0" w:space="0" w:color="auto"/>
      </w:divBdr>
    </w:div>
    <w:div w:id="38559202">
      <w:bodyDiv w:val="1"/>
      <w:marLeft w:val="0"/>
      <w:marRight w:val="0"/>
      <w:marTop w:val="0"/>
      <w:marBottom w:val="0"/>
      <w:divBdr>
        <w:top w:val="none" w:sz="0" w:space="0" w:color="auto"/>
        <w:left w:val="none" w:sz="0" w:space="0" w:color="auto"/>
        <w:bottom w:val="none" w:sz="0" w:space="0" w:color="auto"/>
        <w:right w:val="none" w:sz="0" w:space="0" w:color="auto"/>
      </w:divBdr>
    </w:div>
    <w:div w:id="162087506">
      <w:bodyDiv w:val="1"/>
      <w:marLeft w:val="0"/>
      <w:marRight w:val="0"/>
      <w:marTop w:val="0"/>
      <w:marBottom w:val="0"/>
      <w:divBdr>
        <w:top w:val="none" w:sz="0" w:space="0" w:color="auto"/>
        <w:left w:val="none" w:sz="0" w:space="0" w:color="auto"/>
        <w:bottom w:val="none" w:sz="0" w:space="0" w:color="auto"/>
        <w:right w:val="none" w:sz="0" w:space="0" w:color="auto"/>
      </w:divBdr>
    </w:div>
    <w:div w:id="566456922">
      <w:bodyDiv w:val="1"/>
      <w:marLeft w:val="0"/>
      <w:marRight w:val="0"/>
      <w:marTop w:val="0"/>
      <w:marBottom w:val="0"/>
      <w:divBdr>
        <w:top w:val="none" w:sz="0" w:space="0" w:color="auto"/>
        <w:left w:val="none" w:sz="0" w:space="0" w:color="auto"/>
        <w:bottom w:val="none" w:sz="0" w:space="0" w:color="auto"/>
        <w:right w:val="none" w:sz="0" w:space="0" w:color="auto"/>
      </w:divBdr>
    </w:div>
    <w:div w:id="687289827">
      <w:bodyDiv w:val="1"/>
      <w:marLeft w:val="0"/>
      <w:marRight w:val="0"/>
      <w:marTop w:val="0"/>
      <w:marBottom w:val="0"/>
      <w:divBdr>
        <w:top w:val="none" w:sz="0" w:space="0" w:color="auto"/>
        <w:left w:val="none" w:sz="0" w:space="0" w:color="auto"/>
        <w:bottom w:val="none" w:sz="0" w:space="0" w:color="auto"/>
        <w:right w:val="none" w:sz="0" w:space="0" w:color="auto"/>
      </w:divBdr>
    </w:div>
    <w:div w:id="687873262">
      <w:bodyDiv w:val="1"/>
      <w:marLeft w:val="0"/>
      <w:marRight w:val="0"/>
      <w:marTop w:val="0"/>
      <w:marBottom w:val="0"/>
      <w:divBdr>
        <w:top w:val="none" w:sz="0" w:space="0" w:color="auto"/>
        <w:left w:val="none" w:sz="0" w:space="0" w:color="auto"/>
        <w:bottom w:val="none" w:sz="0" w:space="0" w:color="auto"/>
        <w:right w:val="none" w:sz="0" w:space="0" w:color="auto"/>
      </w:divBdr>
      <w:divsChild>
        <w:div w:id="34349661">
          <w:marLeft w:val="0"/>
          <w:marRight w:val="0"/>
          <w:marTop w:val="0"/>
          <w:marBottom w:val="0"/>
          <w:divBdr>
            <w:top w:val="none" w:sz="0" w:space="0" w:color="auto"/>
            <w:left w:val="none" w:sz="0" w:space="0" w:color="auto"/>
            <w:bottom w:val="none" w:sz="0" w:space="0" w:color="auto"/>
            <w:right w:val="none" w:sz="0" w:space="0" w:color="auto"/>
          </w:divBdr>
        </w:div>
      </w:divsChild>
    </w:div>
    <w:div w:id="712846989">
      <w:bodyDiv w:val="1"/>
      <w:marLeft w:val="0"/>
      <w:marRight w:val="0"/>
      <w:marTop w:val="0"/>
      <w:marBottom w:val="0"/>
      <w:divBdr>
        <w:top w:val="none" w:sz="0" w:space="0" w:color="auto"/>
        <w:left w:val="none" w:sz="0" w:space="0" w:color="auto"/>
        <w:bottom w:val="none" w:sz="0" w:space="0" w:color="auto"/>
        <w:right w:val="none" w:sz="0" w:space="0" w:color="auto"/>
      </w:divBdr>
    </w:div>
    <w:div w:id="791556693">
      <w:bodyDiv w:val="1"/>
      <w:marLeft w:val="0"/>
      <w:marRight w:val="0"/>
      <w:marTop w:val="0"/>
      <w:marBottom w:val="0"/>
      <w:divBdr>
        <w:top w:val="none" w:sz="0" w:space="0" w:color="auto"/>
        <w:left w:val="none" w:sz="0" w:space="0" w:color="auto"/>
        <w:bottom w:val="none" w:sz="0" w:space="0" w:color="auto"/>
        <w:right w:val="none" w:sz="0" w:space="0" w:color="auto"/>
      </w:divBdr>
    </w:div>
    <w:div w:id="819660813">
      <w:bodyDiv w:val="1"/>
      <w:marLeft w:val="0"/>
      <w:marRight w:val="0"/>
      <w:marTop w:val="0"/>
      <w:marBottom w:val="0"/>
      <w:divBdr>
        <w:top w:val="none" w:sz="0" w:space="0" w:color="auto"/>
        <w:left w:val="none" w:sz="0" w:space="0" w:color="auto"/>
        <w:bottom w:val="none" w:sz="0" w:space="0" w:color="auto"/>
        <w:right w:val="none" w:sz="0" w:space="0" w:color="auto"/>
      </w:divBdr>
    </w:div>
    <w:div w:id="1038041738">
      <w:bodyDiv w:val="1"/>
      <w:marLeft w:val="0"/>
      <w:marRight w:val="0"/>
      <w:marTop w:val="0"/>
      <w:marBottom w:val="0"/>
      <w:divBdr>
        <w:top w:val="none" w:sz="0" w:space="0" w:color="auto"/>
        <w:left w:val="none" w:sz="0" w:space="0" w:color="auto"/>
        <w:bottom w:val="none" w:sz="0" w:space="0" w:color="auto"/>
        <w:right w:val="none" w:sz="0" w:space="0" w:color="auto"/>
      </w:divBdr>
      <w:divsChild>
        <w:div w:id="393241191">
          <w:marLeft w:val="0"/>
          <w:marRight w:val="0"/>
          <w:marTop w:val="0"/>
          <w:marBottom w:val="0"/>
          <w:divBdr>
            <w:top w:val="none" w:sz="0" w:space="0" w:color="auto"/>
            <w:left w:val="none" w:sz="0" w:space="0" w:color="auto"/>
            <w:bottom w:val="none" w:sz="0" w:space="0" w:color="auto"/>
            <w:right w:val="none" w:sz="0" w:space="0" w:color="auto"/>
          </w:divBdr>
          <w:divsChild>
            <w:div w:id="930502703">
              <w:marLeft w:val="0"/>
              <w:marRight w:val="0"/>
              <w:marTop w:val="0"/>
              <w:marBottom w:val="0"/>
              <w:divBdr>
                <w:top w:val="none" w:sz="0" w:space="0" w:color="auto"/>
                <w:left w:val="none" w:sz="0" w:space="0" w:color="auto"/>
                <w:bottom w:val="none" w:sz="0" w:space="0" w:color="auto"/>
                <w:right w:val="none" w:sz="0" w:space="0" w:color="auto"/>
              </w:divBdr>
              <w:divsChild>
                <w:div w:id="1132747010">
                  <w:marLeft w:val="0"/>
                  <w:marRight w:val="0"/>
                  <w:marTop w:val="0"/>
                  <w:marBottom w:val="0"/>
                  <w:divBdr>
                    <w:top w:val="none" w:sz="0" w:space="0" w:color="auto"/>
                    <w:left w:val="none" w:sz="0" w:space="0" w:color="auto"/>
                    <w:bottom w:val="none" w:sz="0" w:space="0" w:color="auto"/>
                    <w:right w:val="none" w:sz="0" w:space="0" w:color="auto"/>
                  </w:divBdr>
                  <w:divsChild>
                    <w:div w:id="1267812539">
                      <w:marLeft w:val="270"/>
                      <w:marRight w:val="0"/>
                      <w:marTop w:val="0"/>
                      <w:marBottom w:val="0"/>
                      <w:divBdr>
                        <w:top w:val="none" w:sz="0" w:space="0" w:color="auto"/>
                        <w:left w:val="none" w:sz="0" w:space="0" w:color="auto"/>
                        <w:bottom w:val="none" w:sz="0" w:space="0" w:color="auto"/>
                        <w:right w:val="none" w:sz="0" w:space="0" w:color="auto"/>
                      </w:divBdr>
                      <w:divsChild>
                        <w:div w:id="2036228305">
                          <w:marLeft w:val="0"/>
                          <w:marRight w:val="0"/>
                          <w:marTop w:val="0"/>
                          <w:marBottom w:val="0"/>
                          <w:divBdr>
                            <w:top w:val="none" w:sz="0" w:space="0" w:color="auto"/>
                            <w:left w:val="none" w:sz="0" w:space="0" w:color="auto"/>
                            <w:bottom w:val="none" w:sz="0" w:space="0" w:color="auto"/>
                            <w:right w:val="none" w:sz="0" w:space="0" w:color="auto"/>
                          </w:divBdr>
                          <w:divsChild>
                            <w:div w:id="2507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664068">
      <w:bodyDiv w:val="1"/>
      <w:marLeft w:val="0"/>
      <w:marRight w:val="0"/>
      <w:marTop w:val="0"/>
      <w:marBottom w:val="0"/>
      <w:divBdr>
        <w:top w:val="none" w:sz="0" w:space="0" w:color="auto"/>
        <w:left w:val="none" w:sz="0" w:space="0" w:color="auto"/>
        <w:bottom w:val="none" w:sz="0" w:space="0" w:color="auto"/>
        <w:right w:val="none" w:sz="0" w:space="0" w:color="auto"/>
      </w:divBdr>
    </w:div>
    <w:div w:id="1530023822">
      <w:bodyDiv w:val="1"/>
      <w:marLeft w:val="0"/>
      <w:marRight w:val="0"/>
      <w:marTop w:val="0"/>
      <w:marBottom w:val="0"/>
      <w:divBdr>
        <w:top w:val="none" w:sz="0" w:space="0" w:color="auto"/>
        <w:left w:val="none" w:sz="0" w:space="0" w:color="auto"/>
        <w:bottom w:val="none" w:sz="0" w:space="0" w:color="auto"/>
        <w:right w:val="none" w:sz="0" w:space="0" w:color="auto"/>
      </w:divBdr>
      <w:divsChild>
        <w:div w:id="1028071503">
          <w:marLeft w:val="0"/>
          <w:marRight w:val="0"/>
          <w:marTop w:val="225"/>
          <w:marBottom w:val="0"/>
          <w:divBdr>
            <w:top w:val="none" w:sz="0" w:space="0" w:color="auto"/>
            <w:left w:val="none" w:sz="0" w:space="0" w:color="auto"/>
            <w:bottom w:val="none" w:sz="0" w:space="0" w:color="auto"/>
            <w:right w:val="none" w:sz="0" w:space="0" w:color="auto"/>
          </w:divBdr>
          <w:divsChild>
            <w:div w:id="301887394">
              <w:marLeft w:val="0"/>
              <w:marRight w:val="0"/>
              <w:marTop w:val="0"/>
              <w:marBottom w:val="0"/>
              <w:divBdr>
                <w:top w:val="none" w:sz="0" w:space="0" w:color="auto"/>
                <w:left w:val="none" w:sz="0" w:space="0" w:color="auto"/>
                <w:bottom w:val="none" w:sz="0" w:space="0" w:color="auto"/>
                <w:right w:val="none" w:sz="0" w:space="0" w:color="auto"/>
              </w:divBdr>
              <w:divsChild>
                <w:div w:id="16800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506169">
      <w:bodyDiv w:val="1"/>
      <w:marLeft w:val="0"/>
      <w:marRight w:val="0"/>
      <w:marTop w:val="0"/>
      <w:marBottom w:val="0"/>
      <w:divBdr>
        <w:top w:val="none" w:sz="0" w:space="0" w:color="auto"/>
        <w:left w:val="none" w:sz="0" w:space="0" w:color="auto"/>
        <w:bottom w:val="none" w:sz="0" w:space="0" w:color="auto"/>
        <w:right w:val="none" w:sz="0" w:space="0" w:color="auto"/>
      </w:divBdr>
    </w:div>
    <w:div w:id="1739085673">
      <w:bodyDiv w:val="1"/>
      <w:marLeft w:val="0"/>
      <w:marRight w:val="0"/>
      <w:marTop w:val="0"/>
      <w:marBottom w:val="0"/>
      <w:divBdr>
        <w:top w:val="none" w:sz="0" w:space="0" w:color="auto"/>
        <w:left w:val="none" w:sz="0" w:space="0" w:color="auto"/>
        <w:bottom w:val="none" w:sz="0" w:space="0" w:color="auto"/>
        <w:right w:val="none" w:sz="0" w:space="0" w:color="auto"/>
      </w:divBdr>
    </w:div>
    <w:div w:id="1779328758">
      <w:bodyDiv w:val="1"/>
      <w:marLeft w:val="0"/>
      <w:marRight w:val="0"/>
      <w:marTop w:val="0"/>
      <w:marBottom w:val="0"/>
      <w:divBdr>
        <w:top w:val="none" w:sz="0" w:space="0" w:color="auto"/>
        <w:left w:val="none" w:sz="0" w:space="0" w:color="auto"/>
        <w:bottom w:val="none" w:sz="0" w:space="0" w:color="auto"/>
        <w:right w:val="none" w:sz="0" w:space="0" w:color="auto"/>
      </w:divBdr>
    </w:div>
    <w:div w:id="1907570459">
      <w:bodyDiv w:val="1"/>
      <w:marLeft w:val="0"/>
      <w:marRight w:val="0"/>
      <w:marTop w:val="0"/>
      <w:marBottom w:val="0"/>
      <w:divBdr>
        <w:top w:val="none" w:sz="0" w:space="0" w:color="auto"/>
        <w:left w:val="none" w:sz="0" w:space="0" w:color="auto"/>
        <w:bottom w:val="none" w:sz="0" w:space="0" w:color="auto"/>
        <w:right w:val="none" w:sz="0" w:space="0" w:color="auto"/>
      </w:divBdr>
    </w:div>
    <w:div w:id="1929075231">
      <w:bodyDiv w:val="1"/>
      <w:marLeft w:val="0"/>
      <w:marRight w:val="0"/>
      <w:marTop w:val="0"/>
      <w:marBottom w:val="0"/>
      <w:divBdr>
        <w:top w:val="none" w:sz="0" w:space="0" w:color="auto"/>
        <w:left w:val="none" w:sz="0" w:space="0" w:color="auto"/>
        <w:bottom w:val="none" w:sz="0" w:space="0" w:color="auto"/>
        <w:right w:val="none" w:sz="0" w:space="0" w:color="auto"/>
      </w:divBdr>
    </w:div>
    <w:div w:id="2096706135">
      <w:bodyDiv w:val="1"/>
      <w:marLeft w:val="0"/>
      <w:marRight w:val="0"/>
      <w:marTop w:val="0"/>
      <w:marBottom w:val="0"/>
      <w:divBdr>
        <w:top w:val="none" w:sz="0" w:space="0" w:color="auto"/>
        <w:left w:val="none" w:sz="0" w:space="0" w:color="auto"/>
        <w:bottom w:val="none" w:sz="0" w:space="0" w:color="auto"/>
        <w:right w:val="none" w:sz="0" w:space="0" w:color="auto"/>
      </w:divBdr>
      <w:divsChild>
        <w:div w:id="1459301055">
          <w:marLeft w:val="0"/>
          <w:marRight w:val="0"/>
          <w:marTop w:val="0"/>
          <w:marBottom w:val="0"/>
          <w:divBdr>
            <w:top w:val="single" w:sz="8" w:space="6"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hyperlink" Target="http://vm3ewapisyd01/TE_3E_PROD" TargetMode="External"/><Relationship Id="rId21" Type="http://schemas.openxmlformats.org/officeDocument/2006/relationships/hyperlink" Target="file://sydney.gtlaw.com.au/ops/elite/ARCS/2G_Data/DBConfig.dat" TargetMode="External"/><Relationship Id="rId34" Type="http://schemas.openxmlformats.org/officeDocument/2006/relationships/image" Target="media/image12.png"/><Relationship Id="rId42" Type="http://schemas.openxmlformats.org/officeDocument/2006/relationships/image" Target="media/image15.emf"/><Relationship Id="rId47" Type="http://schemas.openxmlformats.org/officeDocument/2006/relationships/header" Target="header3.xml"/><Relationship Id="rId50" Type="http://schemas.openxmlformats.org/officeDocument/2006/relationships/header" Target="head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auskey.abr.gov.au" TargetMode="Externa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hyperlink" Target="file://vmsoeappsyd1/apps/ARCS2G/Installation%20Files/2G%20Application%20One%20Install" TargetMode="External"/><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image" Target="media/image14.png"/><Relationship Id="rId45" Type="http://schemas.openxmlformats.org/officeDocument/2006/relationships/image" Target="cid:image003.png@01D9A857.475B7EE0"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file://sydney.gtlaw.com.au/Shares/eucapps/Finance/Lewis%20PayPack" TargetMode="External"/><Relationship Id="rId44" Type="http://schemas.openxmlformats.org/officeDocument/2006/relationships/image" Target="media/image16.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br.gov.au/AUSkey/Managing-AUSkeys/Use-AUSkey-on-another-computer" TargetMode="External"/><Relationship Id="rId22" Type="http://schemas.openxmlformats.org/officeDocument/2006/relationships/image" Target="media/image4.png"/><Relationship Id="rId27" Type="http://schemas.openxmlformats.org/officeDocument/2006/relationships/hyperlink" Target="file://ntnas/it/Apps/Finance/EDG" TargetMode="External"/><Relationship Id="rId30" Type="http://schemas.openxmlformats.org/officeDocument/2006/relationships/image" Target="media/image9.png"/><Relationship Id="rId35" Type="http://schemas.openxmlformats.org/officeDocument/2006/relationships/hyperlink" Target="file://vm3ebizsyd01/TE_Software/3E%20Financial%20Reporting%203.0.1.0/Full%20Package/Setup%20AddIn.msi" TargetMode="External"/><Relationship Id="rId43" Type="http://schemas.openxmlformats.org/officeDocument/2006/relationships/package" Target="embeddings/Microsoft_Excel_Worksheet.xlsx"/><Relationship Id="rId48"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footer" Target="footer5.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help.abr.gov.au/content.asp?sid=42&amp;doc=/Content/00252069.htm&amp;placement=ABH/FAQ&amp;usertype=BC" TargetMode="Externa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image" Target="cid:image001.png@01D54C66.077486B0" TargetMode="External"/><Relationship Id="rId46" Type="http://schemas.openxmlformats.org/officeDocument/2006/relationships/header" Target="header2.xml"/><Relationship Id="rId20" Type="http://schemas.openxmlformats.org/officeDocument/2006/relationships/image" Target="cid:image001.png@01D648E7.857AA160" TargetMode="External"/><Relationship Id="rId41" Type="http://schemas.openxmlformats.org/officeDocument/2006/relationships/image" Target="cid:image001.png@01D5EB01.7C053B70"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uskey.abr.gov.au/install.aspx?pid=71" TargetMode="External"/><Relationship Id="rId23" Type="http://schemas.openxmlformats.org/officeDocument/2006/relationships/image" Target="media/image5.png"/><Relationship Id="rId28" Type="http://schemas.openxmlformats.org/officeDocument/2006/relationships/hyperlink" Target="file://ntnas/it/Apps/Finance/EDG/DesignGallery_2.6.5_WorkstationComponents_x64/x64" TargetMode="External"/><Relationship Id="rId36" Type="http://schemas.openxmlformats.org/officeDocument/2006/relationships/hyperlink" Target="file://vm3ebizsyd01/3EFR_Share/config.xml" TargetMode="External"/><Relationship Id="rId49"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DEED.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74530C07D704483E73C22CC9E4707" ma:contentTypeVersion="12" ma:contentTypeDescription="Create a new document." ma:contentTypeScope="" ma:versionID="2f6e9700138e5a0a652fe99357194f43">
  <xsd:schema xmlns:xsd="http://www.w3.org/2001/XMLSchema" xmlns:xs="http://www.w3.org/2001/XMLSchema" xmlns:p="http://schemas.microsoft.com/office/2006/metadata/properties" xmlns:ns3="32d1860e-4358-495a-9ff0-87de016417aa" xmlns:ns4="8fd369ba-8229-426b-8681-20aa19f96f3d" targetNamespace="http://schemas.microsoft.com/office/2006/metadata/properties" ma:root="true" ma:fieldsID="4fe4e4e2091a9598d9efb77488dc6b95" ns3:_="" ns4:_="">
    <xsd:import namespace="32d1860e-4358-495a-9ff0-87de016417aa"/>
    <xsd:import namespace="8fd369ba-8229-426b-8681-20aa19f96f3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d1860e-4358-495a-9ff0-87de016417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d369ba-8229-426b-8681-20aa19f96f3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EBD73-53F5-45BC-97B9-C8B9272FF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d1860e-4358-495a-9ff0-87de016417aa"/>
    <ds:schemaRef ds:uri="8fd369ba-8229-426b-8681-20aa19f96f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2284AC-6C65-42B9-8A75-9AEEBDEE805B}">
  <ds:schemaRefs>
    <ds:schemaRef ds:uri="http://schemas.microsoft.com/sharepoint/v3/contenttype/forms"/>
  </ds:schemaRefs>
</ds:datastoreItem>
</file>

<file path=customXml/itemProps3.xml><?xml version="1.0" encoding="utf-8"?>
<ds:datastoreItem xmlns:ds="http://schemas.openxmlformats.org/officeDocument/2006/customXml" ds:itemID="{FF8F1B75-2CA0-4742-BE95-7A414886BC7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01831D-7DFA-4B35-A6B0-4831889D6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DEED</Template>
  <TotalTime>59</TotalTime>
  <Pages>14</Pages>
  <Words>2347</Words>
  <Characters>13413</Characters>
  <Application>Microsoft Office Word</Application>
  <DocSecurity>0</DocSecurity>
  <PresentationFormat/>
  <Lines>391</Lines>
  <Paragraphs>224</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Narasimhan</dc:creator>
  <cp:keywords/>
  <dc:description/>
  <cp:lastModifiedBy>Priya Bhatia</cp:lastModifiedBy>
  <cp:revision>15</cp:revision>
  <cp:lastPrinted>1899-12-31T18:30:00Z</cp:lastPrinted>
  <dcterms:created xsi:type="dcterms:W3CDTF">2025-06-06T06:09:00Z</dcterms:created>
  <dcterms:modified xsi:type="dcterms:W3CDTF">2026-01-15T18:38:00Z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
  </property>
  <property fmtid="{D5CDD505-2E9C-101B-9397-08002B2CF9AE}" pid="3" name="ndDocumentId">
    <vt:lpwstr>3476-3562-5003</vt:lpwstr>
  </property>
  <property fmtid="{D5CDD505-2E9C-101B-9397-08002B2CF9AE}" pid="4" name="ndClassificationName">
    <vt:lpwstr>Internal</vt:lpwstr>
  </property>
  <property fmtid="{D5CDD505-2E9C-101B-9397-08002B2CF9AE}" pid="5" name="ndClassificationLevel">
    <vt:lpwstr>CabinetDefault</vt:lpwstr>
  </property>
  <property fmtid="{D5CDD505-2E9C-101B-9397-08002B2CF9AE}" pid="6" name="ndClassificationId">
    <vt:lpwstr>1e0904ab-36ba-4ca4-aa48-91f45f9ace0a</vt:lpwstr>
  </property>
</Properties>
</file>